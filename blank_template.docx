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1F976" w14:textId="77777777" w:rsidR="0042075D" w:rsidRDefault="0042075D">
      <w:pPr>
        <w:jc w:val="center"/>
        <w:rPr>
          <w:rFonts w:eastAsia="宋体" w:cs="Arial"/>
          <w:b/>
          <w:lang w:eastAsia="zh-CN"/>
        </w:rPr>
      </w:pPr>
    </w:p>
    <w:p w14:paraId="4BDBDE76" w14:textId="77777777" w:rsidR="0042075D" w:rsidRDefault="00000000">
      <w:pPr>
        <w:spacing w:before="240"/>
        <w:jc w:val="center"/>
        <w:rPr>
          <w:rFonts w:eastAsia="宋体" w:cs="Arial"/>
          <w:b/>
          <w:sz w:val="52"/>
          <w:szCs w:val="52"/>
          <w:lang w:val="en-US" w:eastAsia="zh-CN"/>
        </w:rPr>
      </w:pPr>
      <w:r>
        <w:rPr>
          <w:rFonts w:eastAsia="宋体" w:cs="Arial" w:hint="eastAsia"/>
          <w:b/>
          <w:sz w:val="52"/>
          <w:szCs w:val="52"/>
          <w:lang w:val="en-US" w:eastAsia="zh-CN"/>
        </w:rPr>
        <w:t>{{</w:t>
      </w:r>
      <w:proofErr w:type="spellStart"/>
      <w:r>
        <w:rPr>
          <w:rFonts w:eastAsia="宋体" w:cs="Arial" w:hint="eastAsia"/>
          <w:b/>
          <w:sz w:val="52"/>
          <w:szCs w:val="52"/>
          <w:lang w:val="en-US" w:eastAsia="zh-CN"/>
        </w:rPr>
        <w:t>company_name</w:t>
      </w:r>
      <w:proofErr w:type="spellEnd"/>
      <w:r>
        <w:rPr>
          <w:rFonts w:eastAsia="宋体" w:cs="Arial" w:hint="eastAsia"/>
          <w:b/>
          <w:sz w:val="52"/>
          <w:szCs w:val="52"/>
          <w:lang w:val="en-US" w:eastAsia="zh-CN"/>
        </w:rPr>
        <w:t>}}</w:t>
      </w:r>
    </w:p>
    <w:p w14:paraId="4CF2305B" w14:textId="77777777" w:rsidR="0042075D" w:rsidRDefault="0042075D">
      <w:pPr>
        <w:jc w:val="center"/>
        <w:rPr>
          <w:rFonts w:eastAsia="宋体" w:cs="Arial"/>
          <w:b/>
          <w:sz w:val="52"/>
          <w:szCs w:val="52"/>
          <w:lang w:eastAsia="zh-CN"/>
        </w:rPr>
      </w:pPr>
    </w:p>
    <w:p w14:paraId="0235E496" w14:textId="77777777" w:rsidR="0042075D" w:rsidRDefault="00000000">
      <w:pPr>
        <w:jc w:val="center"/>
        <w:rPr>
          <w:rFonts w:eastAsia="宋体" w:cs="Arial"/>
          <w:b/>
          <w:sz w:val="52"/>
          <w:szCs w:val="52"/>
          <w:lang w:eastAsia="zh-CN"/>
        </w:rPr>
      </w:pPr>
      <w:r>
        <w:rPr>
          <w:rFonts w:eastAsia="宋体" w:cs="Arial"/>
          <w:b/>
          <w:sz w:val="52"/>
          <w:szCs w:val="52"/>
          <w:lang w:eastAsia="zh-CN"/>
        </w:rPr>
        <w:t>温室气体盘查报告</w:t>
      </w:r>
    </w:p>
    <w:p w14:paraId="47AF27C1" w14:textId="77777777" w:rsidR="0042075D" w:rsidRDefault="00000000">
      <w:pPr>
        <w:spacing w:before="7200" w:line="360" w:lineRule="auto"/>
        <w:ind w:firstLineChars="700" w:firstLine="1960"/>
        <w:rPr>
          <w:rFonts w:eastAsia="宋体" w:cs="Arial"/>
          <w:sz w:val="28"/>
          <w:szCs w:val="28"/>
          <w:lang w:val="en-US" w:eastAsia="zh-CN"/>
        </w:rPr>
      </w:pPr>
      <w:r>
        <w:rPr>
          <w:rFonts w:eastAsia="宋体" w:cs="Arial"/>
          <w:sz w:val="28"/>
          <w:szCs w:val="28"/>
          <w:lang w:eastAsia="zh-CN"/>
        </w:rPr>
        <w:t>报告期间：</w:t>
      </w:r>
      <w:r>
        <w:rPr>
          <w:rFonts w:eastAsia="宋体" w:cs="Arial" w:hint="eastAsia"/>
          <w:sz w:val="28"/>
          <w:szCs w:val="28"/>
          <w:lang w:val="en-US" w:eastAsia="zh-CN"/>
        </w:rPr>
        <w:t>{{</w:t>
      </w:r>
      <w:proofErr w:type="spellStart"/>
      <w:r>
        <w:rPr>
          <w:rFonts w:eastAsia="宋体" w:cs="Arial" w:hint="eastAsia"/>
          <w:sz w:val="28"/>
          <w:szCs w:val="28"/>
          <w:lang w:val="en-US" w:eastAsia="zh-CN"/>
        </w:rPr>
        <w:t>reporting_period</w:t>
      </w:r>
      <w:proofErr w:type="spellEnd"/>
      <w:r>
        <w:rPr>
          <w:rFonts w:eastAsia="宋体" w:cs="Arial" w:hint="eastAsia"/>
          <w:sz w:val="28"/>
          <w:szCs w:val="28"/>
          <w:lang w:val="en-US" w:eastAsia="zh-CN"/>
        </w:rPr>
        <w:t>}}</w:t>
      </w:r>
    </w:p>
    <w:p w14:paraId="2594E7D0" w14:textId="77777777" w:rsidR="0042075D" w:rsidRDefault="00000000">
      <w:pPr>
        <w:ind w:firstLineChars="700" w:firstLine="1960"/>
        <w:rPr>
          <w:rFonts w:eastAsia="宋体" w:cs="Arial"/>
          <w:sz w:val="28"/>
          <w:szCs w:val="28"/>
          <w:lang w:eastAsia="zh-CN"/>
        </w:rPr>
      </w:pPr>
      <w:r>
        <w:rPr>
          <w:rFonts w:eastAsia="宋体" w:cs="Arial"/>
          <w:sz w:val="28"/>
          <w:szCs w:val="28"/>
          <w:lang w:eastAsia="zh-CN"/>
        </w:rPr>
        <w:t>版本版次：</w:t>
      </w:r>
      <w:r>
        <w:rPr>
          <w:rFonts w:eastAsia="宋体" w:cs="Arial"/>
          <w:sz w:val="28"/>
          <w:szCs w:val="28"/>
          <w:lang w:eastAsia="zh-CN"/>
        </w:rPr>
        <w:t>A/1</w:t>
      </w:r>
    </w:p>
    <w:p w14:paraId="5C8DE217" w14:textId="77777777" w:rsidR="0042075D" w:rsidRDefault="00000000">
      <w:pPr>
        <w:ind w:firstLineChars="700" w:firstLine="1960"/>
        <w:rPr>
          <w:rFonts w:eastAsia="宋体" w:cs="Arial"/>
          <w:sz w:val="28"/>
          <w:szCs w:val="28"/>
          <w:lang w:val="en-US" w:eastAsia="zh-CN"/>
        </w:rPr>
      </w:pPr>
      <w:r>
        <w:rPr>
          <w:rFonts w:eastAsia="宋体" w:cs="Arial"/>
          <w:sz w:val="28"/>
          <w:szCs w:val="28"/>
          <w:lang w:eastAsia="zh-CN"/>
        </w:rPr>
        <w:t>文件编号：</w:t>
      </w:r>
      <w:r>
        <w:rPr>
          <w:rFonts w:eastAsia="宋体" w:cs="Arial" w:hint="eastAsia"/>
          <w:sz w:val="28"/>
          <w:szCs w:val="28"/>
          <w:lang w:val="en-US" w:eastAsia="zh-CN"/>
        </w:rPr>
        <w:t>{{</w:t>
      </w:r>
      <w:proofErr w:type="spellStart"/>
      <w:r>
        <w:rPr>
          <w:rFonts w:eastAsia="宋体" w:cs="Arial" w:hint="eastAsia"/>
          <w:sz w:val="28"/>
          <w:szCs w:val="28"/>
          <w:lang w:val="en-US" w:eastAsia="zh-CN"/>
        </w:rPr>
        <w:t>document_number</w:t>
      </w:r>
      <w:proofErr w:type="spellEnd"/>
      <w:r>
        <w:rPr>
          <w:rFonts w:eastAsia="宋体" w:cs="Arial" w:hint="eastAsia"/>
          <w:sz w:val="28"/>
          <w:szCs w:val="28"/>
          <w:lang w:val="en-US" w:eastAsia="zh-CN"/>
        </w:rPr>
        <w:t>}}</w:t>
      </w:r>
    </w:p>
    <w:p w14:paraId="4A2769CA" w14:textId="77777777" w:rsidR="0042075D" w:rsidRDefault="00000000">
      <w:pPr>
        <w:ind w:firstLineChars="700" w:firstLine="1960"/>
        <w:rPr>
          <w:rFonts w:eastAsia="宋体" w:cs="Arial"/>
          <w:sz w:val="28"/>
          <w:szCs w:val="28"/>
          <w:lang w:val="en-US" w:eastAsia="zh-CN"/>
        </w:rPr>
      </w:pPr>
      <w:r>
        <w:rPr>
          <w:rFonts w:eastAsia="宋体" w:cs="Arial"/>
          <w:sz w:val="28"/>
          <w:szCs w:val="28"/>
          <w:lang w:eastAsia="zh-CN"/>
        </w:rPr>
        <w:t>发行日期：</w:t>
      </w:r>
      <w:r>
        <w:rPr>
          <w:rFonts w:eastAsia="宋体" w:cs="Arial" w:hint="eastAsia"/>
          <w:sz w:val="28"/>
          <w:szCs w:val="28"/>
          <w:lang w:val="en-US" w:eastAsia="zh-CN"/>
        </w:rPr>
        <w:t>{{</w:t>
      </w:r>
      <w:proofErr w:type="spellStart"/>
      <w:r>
        <w:rPr>
          <w:rFonts w:eastAsia="宋体" w:cs="Arial" w:hint="eastAsia"/>
          <w:sz w:val="28"/>
          <w:szCs w:val="28"/>
          <w:lang w:val="en-US" w:eastAsia="zh-CN"/>
        </w:rPr>
        <w:t>posted_time</w:t>
      </w:r>
      <w:proofErr w:type="spellEnd"/>
      <w:r>
        <w:rPr>
          <w:rFonts w:eastAsia="宋体" w:cs="Arial" w:hint="eastAsia"/>
          <w:sz w:val="28"/>
          <w:szCs w:val="28"/>
          <w:lang w:val="en-US" w:eastAsia="zh-CN"/>
        </w:rPr>
        <w:t>}}</w:t>
      </w:r>
    </w:p>
    <w:p w14:paraId="651257A0" w14:textId="77777777" w:rsidR="0042075D" w:rsidRDefault="00000000">
      <w:pPr>
        <w:ind w:firstLineChars="700" w:firstLine="1960"/>
        <w:rPr>
          <w:rFonts w:eastAsia="宋体" w:cs="Arial"/>
          <w:color w:val="000000" w:themeColor="text1"/>
          <w:sz w:val="28"/>
          <w:szCs w:val="28"/>
          <w:lang w:eastAsia="zh-CN"/>
        </w:rPr>
      </w:pPr>
      <w:r>
        <w:rPr>
          <w:rFonts w:eastAsia="宋体" w:cs="Arial"/>
          <w:color w:val="000000" w:themeColor="text1"/>
          <w:sz w:val="28"/>
          <w:szCs w:val="28"/>
          <w:lang w:eastAsia="zh-CN"/>
        </w:rPr>
        <w:t>修订日期：</w:t>
      </w:r>
      <w:r>
        <w:rPr>
          <w:rFonts w:eastAsia="宋体" w:cs="Arial" w:hint="eastAsia"/>
          <w:sz w:val="28"/>
          <w:szCs w:val="28"/>
          <w:lang w:val="en-US" w:eastAsia="zh-CN"/>
        </w:rPr>
        <w:t>{{</w:t>
      </w:r>
      <w:proofErr w:type="spellStart"/>
      <w:r>
        <w:rPr>
          <w:rFonts w:eastAsia="宋体" w:cs="Arial" w:hint="eastAsia"/>
          <w:sz w:val="28"/>
          <w:szCs w:val="28"/>
          <w:lang w:val="en-US" w:eastAsia="zh-CN"/>
        </w:rPr>
        <w:t>posted_time</w:t>
      </w:r>
      <w:proofErr w:type="spellEnd"/>
      <w:r>
        <w:rPr>
          <w:rFonts w:eastAsia="宋体" w:cs="Arial" w:hint="eastAsia"/>
          <w:sz w:val="28"/>
          <w:szCs w:val="28"/>
          <w:lang w:val="en-US" w:eastAsia="zh-CN"/>
        </w:rPr>
        <w:t>}}</w:t>
      </w:r>
    </w:p>
    <w:p w14:paraId="424E544F" w14:textId="77777777" w:rsidR="0042075D" w:rsidRDefault="0042075D">
      <w:pPr>
        <w:jc w:val="center"/>
        <w:rPr>
          <w:rFonts w:eastAsia="宋体" w:cs="Arial"/>
          <w:sz w:val="28"/>
          <w:szCs w:val="28"/>
          <w:lang w:eastAsia="zh-CN"/>
        </w:rPr>
      </w:pPr>
    </w:p>
    <w:p w14:paraId="52053D3B" w14:textId="77777777" w:rsidR="0042075D" w:rsidRDefault="0042075D">
      <w:pPr>
        <w:jc w:val="center"/>
        <w:rPr>
          <w:rFonts w:eastAsia="宋体" w:cs="Arial"/>
          <w:sz w:val="28"/>
          <w:szCs w:val="28"/>
          <w:lang w:eastAsia="zh-CN"/>
        </w:rPr>
      </w:pPr>
    </w:p>
    <w:p w14:paraId="2E0AD4CE" w14:textId="0F3138BB" w:rsidR="0042075D" w:rsidRDefault="00000000">
      <w:pPr>
        <w:jc w:val="center"/>
        <w:rPr>
          <w:rFonts w:eastAsia="宋体" w:cs="Arial"/>
          <w:sz w:val="28"/>
          <w:szCs w:val="28"/>
          <w:lang w:eastAsia="zh-CN"/>
        </w:rPr>
      </w:pPr>
      <w:r>
        <w:rPr>
          <w:rFonts w:eastAsia="宋体" w:cs="Arial"/>
          <w:sz w:val="28"/>
          <w:szCs w:val="28"/>
          <w:lang w:eastAsia="zh-CN"/>
        </w:rPr>
        <w:t>制作：</w:t>
      </w:r>
      <w:r w:rsidR="001C1197">
        <w:rPr>
          <w:rFonts w:eastAsia="宋体" w:cs="Arial" w:hint="eastAsia"/>
          <w:sz w:val="28"/>
          <w:szCs w:val="28"/>
          <w:lang w:val="en-US" w:eastAsia="zh-CN"/>
        </w:rPr>
        <w:t>{{producer}}</w:t>
      </w:r>
      <w:r>
        <w:rPr>
          <w:rFonts w:eastAsia="宋体" w:cs="Arial"/>
          <w:sz w:val="28"/>
          <w:szCs w:val="28"/>
          <w:lang w:eastAsia="zh-CN"/>
        </w:rPr>
        <w:t xml:space="preserve">      </w:t>
      </w:r>
      <w:r w:rsidR="0008322B">
        <w:rPr>
          <w:rFonts w:eastAsia="宋体" w:cs="Arial" w:hint="eastAsia"/>
          <w:sz w:val="28"/>
          <w:szCs w:val="28"/>
          <w:lang w:eastAsia="zh-CN"/>
        </w:rPr>
        <w:t xml:space="preserve">    </w:t>
      </w:r>
      <w:r>
        <w:rPr>
          <w:rFonts w:eastAsia="宋体" w:cs="Arial"/>
          <w:sz w:val="28"/>
          <w:szCs w:val="28"/>
          <w:lang w:eastAsia="zh-CN"/>
        </w:rPr>
        <w:t xml:space="preserve">  </w:t>
      </w:r>
      <w:r>
        <w:rPr>
          <w:rFonts w:eastAsia="宋体" w:cs="Arial"/>
          <w:sz w:val="28"/>
          <w:szCs w:val="28"/>
          <w:lang w:eastAsia="zh-CN"/>
        </w:rPr>
        <w:t>审核：</w:t>
      </w:r>
      <w:r w:rsidR="001C1197">
        <w:rPr>
          <w:rFonts w:eastAsia="宋体" w:cs="Arial" w:hint="eastAsia"/>
          <w:sz w:val="28"/>
          <w:szCs w:val="28"/>
          <w:lang w:val="en-US" w:eastAsia="zh-CN"/>
        </w:rPr>
        <w:t>{{auditor}}</w:t>
      </w:r>
      <w:r w:rsidR="001C1197">
        <w:rPr>
          <w:rFonts w:eastAsia="宋体" w:cs="Arial"/>
          <w:sz w:val="28"/>
          <w:szCs w:val="28"/>
          <w:lang w:eastAsia="zh-CN"/>
        </w:rPr>
        <w:t xml:space="preserve">  </w:t>
      </w:r>
      <w:r>
        <w:rPr>
          <w:rFonts w:eastAsia="宋体" w:cs="Arial"/>
          <w:sz w:val="28"/>
          <w:szCs w:val="28"/>
          <w:lang w:eastAsia="zh-CN"/>
        </w:rPr>
        <w:t xml:space="preserve">  </w:t>
      </w:r>
      <w:r w:rsidR="0008322B">
        <w:rPr>
          <w:rFonts w:eastAsia="宋体" w:cs="Arial" w:hint="eastAsia"/>
          <w:sz w:val="28"/>
          <w:szCs w:val="28"/>
          <w:lang w:eastAsia="zh-CN"/>
        </w:rPr>
        <w:t xml:space="preserve">  </w:t>
      </w:r>
      <w:r>
        <w:rPr>
          <w:rFonts w:eastAsia="宋体" w:cs="Arial"/>
          <w:sz w:val="28"/>
          <w:szCs w:val="28"/>
          <w:lang w:eastAsia="zh-CN"/>
        </w:rPr>
        <w:t xml:space="preserve"> </w:t>
      </w:r>
      <w:r w:rsidR="0008322B">
        <w:rPr>
          <w:rFonts w:eastAsia="宋体" w:cs="Arial" w:hint="eastAsia"/>
          <w:sz w:val="28"/>
          <w:szCs w:val="28"/>
          <w:lang w:eastAsia="zh-CN"/>
        </w:rPr>
        <w:t xml:space="preserve">  </w:t>
      </w:r>
      <w:r>
        <w:rPr>
          <w:rFonts w:eastAsia="宋体" w:cs="Arial"/>
          <w:sz w:val="28"/>
          <w:szCs w:val="28"/>
          <w:lang w:eastAsia="zh-CN"/>
        </w:rPr>
        <w:t xml:space="preserve">   </w:t>
      </w:r>
      <w:r>
        <w:rPr>
          <w:rFonts w:eastAsia="宋体" w:cs="Arial"/>
          <w:sz w:val="28"/>
          <w:szCs w:val="28"/>
          <w:lang w:eastAsia="zh-CN"/>
        </w:rPr>
        <w:t>核准：</w:t>
      </w:r>
      <w:r w:rsidR="001C1197">
        <w:rPr>
          <w:rFonts w:eastAsia="宋体" w:cs="Arial" w:hint="eastAsia"/>
          <w:sz w:val="28"/>
          <w:szCs w:val="28"/>
          <w:lang w:val="en-US" w:eastAsia="zh-CN"/>
        </w:rPr>
        <w:t>{{approver}}</w:t>
      </w:r>
    </w:p>
    <w:p w14:paraId="7092AA8A" w14:textId="77777777" w:rsidR="0042075D" w:rsidRDefault="0042075D">
      <w:pPr>
        <w:rPr>
          <w:rFonts w:eastAsia="宋体" w:cs="Arial"/>
          <w:lang w:eastAsia="zh-CN"/>
        </w:rPr>
        <w:sectPr w:rsidR="0042075D">
          <w:footerReference w:type="default" r:id="rId8"/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587BE0AE" w14:textId="77777777" w:rsidR="0042075D" w:rsidRDefault="00000000">
      <w:pPr>
        <w:pStyle w:val="Style2"/>
        <w:numPr>
          <w:ilvl w:val="0"/>
          <w:numId w:val="7"/>
        </w:numPr>
        <w:spacing w:line="360" w:lineRule="auto"/>
        <w:rPr>
          <w:b/>
          <w:sz w:val="28"/>
          <w:szCs w:val="28"/>
        </w:rPr>
      </w:pPr>
      <w:bookmarkStart w:id="0" w:name="_Toc198906566"/>
      <w:r>
        <w:rPr>
          <w:b/>
          <w:sz w:val="28"/>
          <w:szCs w:val="28"/>
        </w:rPr>
        <w:lastRenderedPageBreak/>
        <w:t>概述</w:t>
      </w:r>
      <w:bookmarkEnd w:id="0"/>
    </w:p>
    <w:p w14:paraId="23674961" w14:textId="77777777" w:rsidR="0042075D" w:rsidRDefault="00000000">
      <w:pPr>
        <w:pStyle w:val="Style2"/>
        <w:numPr>
          <w:ilvl w:val="1"/>
          <w:numId w:val="8"/>
        </w:numPr>
        <w:spacing w:line="360" w:lineRule="auto"/>
        <w:rPr>
          <w:sz w:val="28"/>
          <w:szCs w:val="28"/>
        </w:rPr>
      </w:pPr>
      <w:bookmarkStart w:id="1" w:name="_Toc198906567"/>
      <w:r>
        <w:t>报告组织</w:t>
      </w:r>
      <w:bookmarkEnd w:id="1"/>
    </w:p>
    <w:p w14:paraId="4C76E3BB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公司名称：</w:t>
      </w:r>
      <w:r>
        <w:rPr>
          <w:rFonts w:eastAsia="宋体" w:cs="Arial" w:hint="eastAsia"/>
          <w:iCs/>
          <w:sz w:val="24"/>
          <w:lang w:val="en-US" w:eastAsia="zh-CN"/>
        </w:rPr>
        <w:t>{{</w:t>
      </w:r>
      <w:proofErr w:type="spellStart"/>
      <w:r>
        <w:rPr>
          <w:rFonts w:eastAsia="宋体" w:cs="Arial" w:hint="eastAsia"/>
          <w:iCs/>
          <w:sz w:val="24"/>
          <w:lang w:val="en-US" w:eastAsia="zh-CN"/>
        </w:rPr>
        <w:t>company_name</w:t>
      </w:r>
      <w:proofErr w:type="spellEnd"/>
      <w:r>
        <w:rPr>
          <w:rFonts w:eastAsia="宋体" w:cs="Arial" w:hint="eastAsia"/>
          <w:iCs/>
          <w:sz w:val="24"/>
          <w:lang w:val="en-US" w:eastAsia="zh-CN"/>
        </w:rPr>
        <w:t>}}</w:t>
      </w:r>
    </w:p>
    <w:p w14:paraId="080B6071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统一社会信用代码：</w:t>
      </w:r>
      <w:r>
        <w:rPr>
          <w:rFonts w:eastAsia="宋体" w:cs="Arial" w:hint="eastAsia"/>
          <w:iCs/>
          <w:sz w:val="24"/>
          <w:lang w:val="en-US" w:eastAsia="zh-CN"/>
        </w:rPr>
        <w:t>{{</w:t>
      </w:r>
      <w:proofErr w:type="spellStart"/>
      <w:r>
        <w:rPr>
          <w:rFonts w:eastAsia="宋体" w:cs="Arial" w:hint="eastAsia"/>
          <w:iCs/>
          <w:sz w:val="24"/>
          <w:lang w:val="en-US" w:eastAsia="zh-CN"/>
        </w:rPr>
        <w:t>Unified_Social_Credit_Identifier</w:t>
      </w:r>
      <w:proofErr w:type="spellEnd"/>
      <w:r>
        <w:rPr>
          <w:rFonts w:eastAsia="宋体" w:cs="Arial" w:hint="eastAsia"/>
          <w:iCs/>
          <w:sz w:val="24"/>
          <w:lang w:val="en-US" w:eastAsia="zh-CN"/>
        </w:rPr>
        <w:t>}}</w:t>
      </w:r>
    </w:p>
    <w:p w14:paraId="377F8AEB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法定代表人：</w:t>
      </w:r>
      <w:r>
        <w:rPr>
          <w:rFonts w:eastAsia="宋体" w:cs="Arial" w:hint="eastAsia"/>
          <w:iCs/>
          <w:sz w:val="24"/>
          <w:lang w:val="en-US" w:eastAsia="zh-CN"/>
        </w:rPr>
        <w:t>{{</w:t>
      </w:r>
      <w:proofErr w:type="spellStart"/>
      <w:r>
        <w:rPr>
          <w:rFonts w:eastAsia="宋体" w:cs="Arial" w:hint="eastAsia"/>
          <w:iCs/>
          <w:sz w:val="24"/>
          <w:lang w:val="en-US" w:eastAsia="zh-CN"/>
        </w:rPr>
        <w:t>legal_person</w:t>
      </w:r>
      <w:proofErr w:type="spellEnd"/>
      <w:r>
        <w:rPr>
          <w:rFonts w:eastAsia="宋体" w:cs="Arial" w:hint="eastAsia"/>
          <w:iCs/>
          <w:sz w:val="24"/>
          <w:lang w:val="en-US" w:eastAsia="zh-CN"/>
        </w:rPr>
        <w:t>}}</w:t>
      </w:r>
    </w:p>
    <w:p w14:paraId="3301383B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注册资本：</w:t>
      </w:r>
      <w:r>
        <w:rPr>
          <w:rFonts w:eastAsia="宋体" w:cs="Arial" w:hint="eastAsia"/>
          <w:iCs/>
          <w:sz w:val="24"/>
          <w:lang w:val="en-US" w:eastAsia="zh-CN"/>
        </w:rPr>
        <w:t>{{</w:t>
      </w:r>
      <w:r>
        <w:rPr>
          <w:rFonts w:eastAsia="宋体" w:cs="Arial" w:hint="eastAsia"/>
          <w:iCs/>
          <w:sz w:val="24"/>
          <w:lang w:eastAsia="zh-CN"/>
        </w:rPr>
        <w:t>registered</w:t>
      </w:r>
      <w:r>
        <w:rPr>
          <w:rFonts w:eastAsia="宋体" w:cs="Arial" w:hint="eastAsia"/>
          <w:iCs/>
          <w:sz w:val="24"/>
          <w:lang w:val="en-US" w:eastAsia="zh-CN"/>
        </w:rPr>
        <w:t>_</w:t>
      </w:r>
      <w:r>
        <w:rPr>
          <w:rFonts w:eastAsia="宋体" w:cs="Arial" w:hint="eastAsia"/>
          <w:iCs/>
          <w:sz w:val="24"/>
          <w:lang w:eastAsia="zh-CN"/>
        </w:rPr>
        <w:t>capita</w:t>
      </w:r>
      <w:r>
        <w:rPr>
          <w:rFonts w:eastAsia="宋体" w:cs="Arial" w:hint="eastAsia"/>
          <w:iCs/>
          <w:sz w:val="24"/>
          <w:lang w:val="en-US" w:eastAsia="zh-CN"/>
        </w:rPr>
        <w:t>l}}</w:t>
      </w:r>
    </w:p>
    <w:p w14:paraId="50D707A0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成立日期：</w:t>
      </w:r>
      <w:r>
        <w:rPr>
          <w:rFonts w:eastAsia="宋体" w:cs="Arial" w:hint="eastAsia"/>
          <w:iCs/>
          <w:sz w:val="24"/>
          <w:lang w:val="en-US" w:eastAsia="zh-CN"/>
        </w:rPr>
        <w:t>{{</w:t>
      </w:r>
      <w:proofErr w:type="spellStart"/>
      <w:r>
        <w:rPr>
          <w:rFonts w:eastAsia="宋体" w:cs="Arial" w:hint="eastAsia"/>
          <w:iCs/>
          <w:sz w:val="24"/>
          <w:lang w:val="en-US" w:eastAsia="zh-CN"/>
        </w:rPr>
        <w:t>date_of_establishment</w:t>
      </w:r>
      <w:proofErr w:type="spellEnd"/>
      <w:r>
        <w:rPr>
          <w:rFonts w:eastAsia="宋体" w:cs="Arial" w:hint="eastAsia"/>
          <w:iCs/>
          <w:sz w:val="24"/>
          <w:lang w:val="en-US" w:eastAsia="zh-CN"/>
        </w:rPr>
        <w:t>}}</w:t>
      </w:r>
    </w:p>
    <w:p w14:paraId="644C56F2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注册地址：</w:t>
      </w:r>
      <w:r>
        <w:rPr>
          <w:rFonts w:eastAsia="宋体" w:cs="Arial" w:hint="eastAsia"/>
          <w:iCs/>
          <w:sz w:val="24"/>
          <w:lang w:val="en-US" w:eastAsia="zh-CN"/>
        </w:rPr>
        <w:t>{{</w:t>
      </w:r>
      <w:r>
        <w:rPr>
          <w:rFonts w:eastAsia="宋体" w:cs="Arial" w:hint="eastAsia"/>
          <w:iCs/>
          <w:sz w:val="24"/>
          <w:lang w:eastAsia="zh-CN"/>
        </w:rPr>
        <w:t>registered</w:t>
      </w:r>
      <w:r>
        <w:rPr>
          <w:rFonts w:eastAsia="宋体" w:cs="Arial" w:hint="eastAsia"/>
          <w:iCs/>
          <w:sz w:val="24"/>
          <w:lang w:val="en-US" w:eastAsia="zh-CN"/>
        </w:rPr>
        <w:t>_</w:t>
      </w:r>
      <w:r>
        <w:rPr>
          <w:rFonts w:eastAsia="宋体" w:cs="Arial" w:hint="eastAsia"/>
          <w:iCs/>
          <w:sz w:val="24"/>
          <w:lang w:eastAsia="zh-CN"/>
        </w:rPr>
        <w:t>address</w:t>
      </w:r>
      <w:r>
        <w:rPr>
          <w:rFonts w:eastAsia="宋体" w:cs="Arial" w:hint="eastAsia"/>
          <w:iCs/>
          <w:sz w:val="24"/>
          <w:lang w:val="en-US" w:eastAsia="zh-CN"/>
        </w:rPr>
        <w:t>}}</w:t>
      </w:r>
    </w:p>
    <w:p w14:paraId="5FB0693D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生产地址：</w:t>
      </w:r>
      <w:r>
        <w:rPr>
          <w:rFonts w:eastAsia="宋体" w:cs="Arial" w:hint="eastAsia"/>
          <w:iCs/>
          <w:sz w:val="24"/>
          <w:lang w:val="en-US" w:eastAsia="zh-CN"/>
        </w:rPr>
        <w:t>{{production_</w:t>
      </w:r>
      <w:r>
        <w:rPr>
          <w:rFonts w:eastAsia="宋体" w:cs="Arial" w:hint="eastAsia"/>
          <w:iCs/>
          <w:sz w:val="24"/>
          <w:lang w:eastAsia="zh-CN"/>
        </w:rPr>
        <w:t>address</w:t>
      </w:r>
      <w:r>
        <w:rPr>
          <w:rFonts w:eastAsia="宋体" w:cs="Arial" w:hint="eastAsia"/>
          <w:iCs/>
          <w:sz w:val="24"/>
          <w:lang w:val="en-US" w:eastAsia="zh-CN"/>
        </w:rPr>
        <w:t>}}</w:t>
      </w:r>
    </w:p>
    <w:p w14:paraId="0DC23583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b/>
          <w:bCs/>
          <w:iCs/>
          <w:sz w:val="24"/>
          <w:lang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经营范围：</w:t>
      </w:r>
    </w:p>
    <w:p w14:paraId="6E8B88BA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b/>
          <w:bCs/>
          <w:iCs/>
          <w:sz w:val="24"/>
          <w:lang w:val="en-US" w:eastAsia="zh-CN"/>
        </w:rPr>
      </w:pPr>
      <w:r>
        <w:rPr>
          <w:rFonts w:eastAsia="宋体" w:cs="Arial" w:hint="eastAsia"/>
          <w:b/>
          <w:bCs/>
          <w:iCs/>
          <w:sz w:val="24"/>
          <w:lang w:val="en-US" w:eastAsia="zh-CN"/>
        </w:rPr>
        <w:t xml:space="preserve">      </w:t>
      </w:r>
      <w:r>
        <w:rPr>
          <w:rFonts w:eastAsia="宋体" w:cs="Arial" w:hint="eastAsia"/>
          <w:iCs/>
          <w:sz w:val="24"/>
          <w:lang w:val="en-US" w:eastAsia="zh-CN"/>
        </w:rPr>
        <w:t>{{</w:t>
      </w:r>
      <w:proofErr w:type="spellStart"/>
      <w:r>
        <w:rPr>
          <w:rFonts w:eastAsia="宋体" w:cs="Arial" w:hint="eastAsia"/>
          <w:iCs/>
          <w:sz w:val="24"/>
          <w:lang w:val="en-US" w:eastAsia="zh-CN"/>
        </w:rPr>
        <w:t>scope_of_business</w:t>
      </w:r>
      <w:proofErr w:type="spellEnd"/>
      <w:r>
        <w:rPr>
          <w:rFonts w:eastAsia="宋体" w:cs="Arial" w:hint="eastAsia"/>
          <w:iCs/>
          <w:sz w:val="24"/>
          <w:lang w:val="en-US" w:eastAsia="zh-CN"/>
        </w:rPr>
        <w:t>}}</w:t>
      </w:r>
    </w:p>
    <w:p w14:paraId="7A0932DD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b/>
          <w:bCs/>
          <w:iCs/>
          <w:sz w:val="24"/>
          <w:lang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公司简介：</w:t>
      </w:r>
    </w:p>
    <w:p w14:paraId="4DF14CAF" w14:textId="77777777" w:rsidR="0042075D" w:rsidRDefault="00000000">
      <w:pPr>
        <w:pStyle w:val="afb"/>
        <w:spacing w:before="0" w:line="360" w:lineRule="auto"/>
        <w:ind w:left="0" w:firstLineChars="400" w:firstLine="960"/>
        <w:rPr>
          <w:rFonts w:eastAsia="宋体" w:cs="Arial"/>
          <w:iCs/>
          <w:sz w:val="24"/>
          <w:lang w:val="en-US" w:eastAsia="zh-CN"/>
        </w:rPr>
      </w:pPr>
      <w:r>
        <w:rPr>
          <w:rFonts w:eastAsia="宋体" w:cs="Arial" w:hint="eastAsia"/>
          <w:iCs/>
          <w:sz w:val="24"/>
          <w:lang w:val="en-US" w:eastAsia="zh-CN"/>
        </w:rPr>
        <w:t>{{</w:t>
      </w:r>
      <w:proofErr w:type="spellStart"/>
      <w:r>
        <w:rPr>
          <w:rFonts w:eastAsia="宋体" w:cs="Arial" w:hint="eastAsia"/>
          <w:iCs/>
          <w:sz w:val="24"/>
          <w:lang w:val="en-US" w:eastAsia="zh-CN"/>
        </w:rPr>
        <w:t>company_profile</w:t>
      </w:r>
      <w:proofErr w:type="spellEnd"/>
      <w:r>
        <w:rPr>
          <w:rFonts w:eastAsia="宋体" w:cs="Arial" w:hint="eastAsia"/>
          <w:iCs/>
          <w:sz w:val="24"/>
          <w:lang w:val="en-US" w:eastAsia="zh-CN"/>
        </w:rPr>
        <w:t>}}</w:t>
      </w:r>
    </w:p>
    <w:p w14:paraId="3D17ADEA" w14:textId="52ED91D3" w:rsidR="0042075D" w:rsidRPr="003B455C" w:rsidRDefault="0042075D" w:rsidP="003B455C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4759FA07" w14:textId="77777777" w:rsidR="003B455C" w:rsidRPr="003B455C" w:rsidRDefault="003B455C" w:rsidP="003B455C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2207F08E" w14:textId="77777777" w:rsidR="003B455C" w:rsidRPr="003B455C" w:rsidRDefault="003B455C" w:rsidP="003B455C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27A184A4" w14:textId="77777777" w:rsidR="003B455C" w:rsidRPr="003B455C" w:rsidRDefault="003B455C" w:rsidP="003B455C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5959CEE5" w14:textId="77777777" w:rsidR="003B455C" w:rsidRPr="003B455C" w:rsidRDefault="003B455C" w:rsidP="003B455C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21FD63A6" w14:textId="77777777" w:rsidR="003B455C" w:rsidRPr="003B455C" w:rsidRDefault="003B455C" w:rsidP="003B455C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2EBD7D83" w14:textId="77777777" w:rsidR="003B455C" w:rsidRPr="003B455C" w:rsidRDefault="003B455C" w:rsidP="003B455C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23D19AE9" w14:textId="77777777" w:rsidR="003B455C" w:rsidRPr="003B455C" w:rsidRDefault="003B455C" w:rsidP="003B455C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5365EC4B" w14:textId="77777777" w:rsidR="003B455C" w:rsidRPr="003B455C" w:rsidRDefault="003B455C" w:rsidP="003B455C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5077C9C4" w14:textId="77777777" w:rsidR="0042075D" w:rsidRDefault="00000000">
      <w:pPr>
        <w:pStyle w:val="a3"/>
        <w:jc w:val="center"/>
        <w:rPr>
          <w:rFonts w:eastAsia="宋体" w:cs="Arial"/>
          <w:iCs/>
          <w:sz w:val="24"/>
          <w:lang w:eastAsia="zh-C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生产地址示意图</w:t>
      </w:r>
    </w:p>
    <w:p w14:paraId="1E84434A" w14:textId="77777777" w:rsidR="0042075D" w:rsidRDefault="0042075D">
      <w:pPr>
        <w:pStyle w:val="afb"/>
        <w:spacing w:before="0"/>
        <w:ind w:left="567"/>
        <w:rPr>
          <w:rFonts w:eastAsia="宋体" w:cs="Arial"/>
          <w:i/>
          <w:sz w:val="24"/>
          <w:lang w:eastAsia="zh-CN"/>
        </w:rPr>
      </w:pPr>
    </w:p>
    <w:p w14:paraId="5316349D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bookmarkStart w:id="2" w:name="_Toc198906568"/>
      <w:r>
        <w:t>报告的预期用途</w:t>
      </w:r>
      <w:bookmarkEnd w:id="2"/>
    </w:p>
    <w:p w14:paraId="15ED56DC" w14:textId="77777777" w:rsidR="0042075D" w:rsidRDefault="00000000">
      <w:pPr>
        <w:pStyle w:val="afb"/>
        <w:numPr>
          <w:ilvl w:val="0"/>
          <w:numId w:val="9"/>
        </w:numPr>
        <w:spacing w:before="0" w:line="360" w:lineRule="auto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向客户提供温室气体排放数据；</w:t>
      </w:r>
    </w:p>
    <w:p w14:paraId="4D29F802" w14:textId="77777777" w:rsidR="0042075D" w:rsidRDefault="00000000">
      <w:pPr>
        <w:pStyle w:val="afb"/>
        <w:numPr>
          <w:ilvl w:val="0"/>
          <w:numId w:val="9"/>
        </w:numPr>
        <w:spacing w:before="0" w:line="360" w:lineRule="auto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向集团提供温室气体排放数据；</w:t>
      </w:r>
    </w:p>
    <w:p w14:paraId="5E1C4682" w14:textId="77777777" w:rsidR="0042075D" w:rsidRDefault="00000000">
      <w:pPr>
        <w:pStyle w:val="afb"/>
        <w:numPr>
          <w:ilvl w:val="0"/>
          <w:numId w:val="9"/>
        </w:numPr>
        <w:spacing w:before="0" w:line="360" w:lineRule="auto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社会责任报告披露；</w:t>
      </w:r>
    </w:p>
    <w:p w14:paraId="7DC9C4A3" w14:textId="77777777" w:rsidR="0042075D" w:rsidRDefault="00000000">
      <w:pPr>
        <w:pStyle w:val="afb"/>
        <w:numPr>
          <w:ilvl w:val="0"/>
          <w:numId w:val="9"/>
        </w:numPr>
        <w:spacing w:before="0" w:line="360" w:lineRule="auto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为本公司温室气体减</w:t>
      </w:r>
      <w:proofErr w:type="gramStart"/>
      <w:r>
        <w:rPr>
          <w:rFonts w:eastAsia="宋体" w:cs="Arial"/>
          <w:iCs/>
          <w:sz w:val="24"/>
          <w:lang w:eastAsia="zh-CN"/>
        </w:rPr>
        <w:t>排战略</w:t>
      </w:r>
      <w:proofErr w:type="gramEnd"/>
      <w:r>
        <w:rPr>
          <w:rFonts w:eastAsia="宋体" w:cs="Arial"/>
          <w:iCs/>
          <w:sz w:val="24"/>
          <w:lang w:eastAsia="zh-CN"/>
        </w:rPr>
        <w:t>计划决策提供依据。</w:t>
      </w:r>
    </w:p>
    <w:p w14:paraId="40899222" w14:textId="77777777" w:rsidR="0042075D" w:rsidRDefault="0042075D">
      <w:pPr>
        <w:spacing w:before="0" w:line="360" w:lineRule="auto"/>
        <w:rPr>
          <w:rFonts w:eastAsia="宋体" w:cs="Arial"/>
          <w:iCs/>
          <w:sz w:val="24"/>
          <w:lang w:eastAsia="zh-CN"/>
        </w:rPr>
      </w:pPr>
    </w:p>
    <w:p w14:paraId="78B7F1FF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bookmarkStart w:id="3" w:name="_Toc198906569"/>
      <w:r>
        <w:rPr>
          <w:rFonts w:hint="eastAsia"/>
        </w:rPr>
        <w:lastRenderedPageBreak/>
        <w:t>预期的使用者</w:t>
      </w:r>
      <w:bookmarkEnd w:id="3"/>
    </w:p>
    <w:p w14:paraId="43CBC710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客户、集团、社会公众、企业内部管理者</w:t>
      </w:r>
    </w:p>
    <w:p w14:paraId="7BA07B5D" w14:textId="77777777" w:rsidR="0042075D" w:rsidRDefault="0042075D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56A994B9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bookmarkStart w:id="4" w:name="_Toc198906570"/>
      <w:r>
        <w:t>报告覆盖的盘查周期</w:t>
      </w:r>
      <w:bookmarkEnd w:id="4"/>
    </w:p>
    <w:p w14:paraId="42BB5373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val="en-US" w:eastAsia="zh-CN"/>
        </w:rPr>
        <w:t>{{</w:t>
      </w:r>
      <w:proofErr w:type="spellStart"/>
      <w:r>
        <w:rPr>
          <w:rFonts w:eastAsia="宋体" w:cs="Arial" w:hint="eastAsia"/>
          <w:iCs/>
          <w:sz w:val="24"/>
          <w:lang w:val="en-US" w:eastAsia="zh-CN"/>
        </w:rPr>
        <w:t>reporting_period</w:t>
      </w:r>
      <w:proofErr w:type="spellEnd"/>
      <w:r>
        <w:rPr>
          <w:rFonts w:eastAsia="宋体" w:cs="Arial" w:hint="eastAsia"/>
          <w:iCs/>
          <w:sz w:val="24"/>
          <w:lang w:val="en-US" w:eastAsia="zh-CN"/>
        </w:rPr>
        <w:t>}}</w:t>
      </w:r>
    </w:p>
    <w:p w14:paraId="277D3F3E" w14:textId="77777777" w:rsidR="0042075D" w:rsidRDefault="0042075D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0AEFE68C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bookmarkStart w:id="5" w:name="_Toc198906571"/>
      <w:r>
        <w:t>报告数据结论</w:t>
      </w:r>
      <w:bookmarkEnd w:id="5"/>
    </w:p>
    <w:p w14:paraId="014B02C8" w14:textId="6F640BFB" w:rsidR="00411FEB" w:rsidRDefault="00411FEB" w:rsidP="00AD2034">
      <w:pPr>
        <w:pStyle w:val="Style2"/>
        <w:numPr>
          <w:ilvl w:val="2"/>
          <w:numId w:val="11"/>
        </w:numPr>
        <w:spacing w:line="360" w:lineRule="auto"/>
      </w:pPr>
      <w:r>
        <w:rPr>
          <w:rFonts w:hint="eastAsia"/>
        </w:rPr>
        <w:t>报告边界</w:t>
      </w:r>
    </w:p>
    <w:p w14:paraId="306C451A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本报告所覆盖的盘查</w:t>
      </w:r>
      <w:r>
        <w:rPr>
          <w:rFonts w:eastAsia="宋体" w:cs="Arial" w:hint="eastAsia"/>
          <w:iCs/>
          <w:sz w:val="24"/>
          <w:lang w:eastAsia="zh-CN"/>
        </w:rPr>
        <w:t>范围</w:t>
      </w:r>
      <w:r>
        <w:rPr>
          <w:rFonts w:eastAsia="宋体" w:cs="Arial"/>
          <w:iCs/>
          <w:sz w:val="24"/>
          <w:lang w:eastAsia="zh-CN"/>
        </w:rPr>
        <w:t>涉及</w:t>
      </w:r>
      <w:r>
        <w:rPr>
          <w:rFonts w:eastAsia="宋体" w:cs="Arial" w:hint="eastAsia"/>
          <w:iCs/>
          <w:sz w:val="24"/>
          <w:lang w:eastAsia="zh-CN"/>
        </w:rPr>
        <w:t>范围一</w:t>
      </w:r>
      <w:r>
        <w:rPr>
          <w:rFonts w:eastAsia="宋体" w:cs="Arial"/>
          <w:iCs/>
          <w:sz w:val="24"/>
          <w:lang w:eastAsia="zh-CN"/>
        </w:rPr>
        <w:t>、</w:t>
      </w:r>
      <w:r>
        <w:rPr>
          <w:rFonts w:eastAsia="宋体" w:cs="Arial" w:hint="eastAsia"/>
          <w:iCs/>
          <w:sz w:val="24"/>
          <w:lang w:eastAsia="zh-CN"/>
        </w:rPr>
        <w:t>范围二</w:t>
      </w:r>
      <w:r>
        <w:rPr>
          <w:rFonts w:eastAsia="宋体" w:cs="Arial"/>
          <w:iCs/>
          <w:sz w:val="24"/>
          <w:lang w:eastAsia="zh-CN"/>
        </w:rPr>
        <w:t>和</w:t>
      </w:r>
      <w:r>
        <w:rPr>
          <w:rFonts w:eastAsia="宋体" w:cs="Arial" w:hint="eastAsia"/>
          <w:iCs/>
          <w:sz w:val="24"/>
          <w:lang w:eastAsia="zh-CN"/>
        </w:rPr>
        <w:t>范围三。</w:t>
      </w:r>
      <w:r>
        <w:rPr>
          <w:rFonts w:eastAsia="宋体" w:cs="Arial"/>
          <w:iCs/>
          <w:sz w:val="24"/>
          <w:lang w:eastAsia="zh-CN"/>
        </w:rPr>
        <w:t xml:space="preserve"> </w:t>
      </w:r>
    </w:p>
    <w:p w14:paraId="44A3D1C8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其中：</w:t>
      </w:r>
    </w:p>
    <w:p w14:paraId="5BB3CF9A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b/>
          <w:bCs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范围</w:t>
      </w:r>
      <w:proofErr w:type="gramStart"/>
      <w:r>
        <w:rPr>
          <w:rFonts w:eastAsia="宋体" w:cs="Arial" w:hint="eastAsia"/>
          <w:iCs/>
          <w:sz w:val="24"/>
          <w:lang w:eastAsia="zh-CN"/>
        </w:rPr>
        <w:t>一</w:t>
      </w:r>
      <w:proofErr w:type="gramEnd"/>
      <w:r>
        <w:rPr>
          <w:rFonts w:eastAsia="宋体" w:cs="Arial"/>
          <w:iCs/>
          <w:sz w:val="24"/>
          <w:lang w:eastAsia="zh-CN"/>
        </w:rPr>
        <w:t>直接温室气体排放量</w:t>
      </w:r>
      <w:r>
        <w:rPr>
          <w:rFonts w:eastAsia="宋体" w:cs="Arial" w:hint="eastAsia"/>
          <w:iCs/>
          <w:sz w:val="24"/>
          <w:lang w:val="en-US" w:eastAsia="zh-CN"/>
        </w:rPr>
        <w:t>{{scope_1_emissions_formatted}}</w:t>
      </w:r>
      <w:r>
        <w:rPr>
          <w:rFonts w:eastAsia="宋体" w:cs="Arial"/>
          <w:iCs/>
          <w:sz w:val="24"/>
          <w:lang w:eastAsia="zh-CN"/>
        </w:rPr>
        <w:t>吨</w:t>
      </w:r>
      <w:r>
        <w:rPr>
          <w:rFonts w:eastAsia="宋体" w:cs="Arial"/>
          <w:iCs/>
          <w:sz w:val="24"/>
          <w:lang w:eastAsia="zh-CN"/>
        </w:rPr>
        <w:t>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  <w:r>
        <w:rPr>
          <w:rFonts w:eastAsia="宋体" w:cs="Arial"/>
          <w:iCs/>
          <w:sz w:val="24"/>
          <w:lang w:eastAsia="zh-CN"/>
        </w:rPr>
        <w:t>，</w:t>
      </w:r>
    </w:p>
    <w:p w14:paraId="1C304102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范围二</w:t>
      </w:r>
      <w:r>
        <w:rPr>
          <w:rFonts w:eastAsia="宋体" w:cs="Arial"/>
          <w:iCs/>
          <w:sz w:val="24"/>
          <w:lang w:eastAsia="zh-CN"/>
        </w:rPr>
        <w:t>输入能源间接温室气体</w:t>
      </w:r>
      <w:r>
        <w:rPr>
          <w:rFonts w:eastAsia="宋体" w:cs="Arial" w:hint="eastAsia"/>
          <w:iCs/>
          <w:sz w:val="24"/>
          <w:lang w:eastAsia="zh-CN"/>
        </w:rPr>
        <w:t>（基于位置）</w:t>
      </w:r>
      <w:r>
        <w:rPr>
          <w:rFonts w:eastAsia="宋体" w:cs="Arial"/>
          <w:iCs/>
          <w:sz w:val="24"/>
          <w:lang w:eastAsia="zh-CN"/>
        </w:rPr>
        <w:t>排放量</w:t>
      </w:r>
      <w:r>
        <w:rPr>
          <w:rFonts w:eastAsia="宋体" w:cs="Arial" w:hint="eastAsia"/>
          <w:iCs/>
          <w:sz w:val="24"/>
          <w:lang w:val="en-US" w:eastAsia="zh-CN"/>
        </w:rPr>
        <w:t>{{scope_2_location_based_emissions_formatted}}</w:t>
      </w:r>
      <w:r>
        <w:rPr>
          <w:rFonts w:eastAsia="宋体" w:cs="Arial"/>
          <w:iCs/>
          <w:sz w:val="24"/>
          <w:lang w:eastAsia="zh-CN"/>
        </w:rPr>
        <w:t>吨</w:t>
      </w:r>
      <w:r>
        <w:rPr>
          <w:rFonts w:eastAsia="宋体" w:cs="Arial"/>
          <w:iCs/>
          <w:sz w:val="24"/>
          <w:lang w:eastAsia="zh-CN"/>
        </w:rPr>
        <w:t>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  <w:r>
        <w:rPr>
          <w:rFonts w:eastAsia="宋体" w:cs="Arial"/>
          <w:iCs/>
          <w:sz w:val="24"/>
          <w:lang w:eastAsia="zh-CN"/>
        </w:rPr>
        <w:t>，</w:t>
      </w:r>
    </w:p>
    <w:p w14:paraId="023A9916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范围二</w:t>
      </w:r>
      <w:r>
        <w:rPr>
          <w:rFonts w:eastAsia="宋体" w:cs="Arial"/>
          <w:iCs/>
          <w:sz w:val="24"/>
          <w:lang w:eastAsia="zh-CN"/>
        </w:rPr>
        <w:t>输入能源间接温室气体</w:t>
      </w:r>
      <w:r>
        <w:rPr>
          <w:rFonts w:eastAsia="宋体" w:cs="Arial" w:hint="eastAsia"/>
          <w:iCs/>
          <w:sz w:val="24"/>
          <w:lang w:eastAsia="zh-CN"/>
        </w:rPr>
        <w:t>（基于市场）</w:t>
      </w:r>
      <w:r>
        <w:rPr>
          <w:rFonts w:eastAsia="宋体" w:cs="Arial"/>
          <w:iCs/>
          <w:sz w:val="24"/>
          <w:lang w:eastAsia="zh-CN"/>
        </w:rPr>
        <w:t>排放量</w:t>
      </w:r>
      <w:r>
        <w:rPr>
          <w:rFonts w:eastAsia="宋体" w:cs="Arial" w:hint="eastAsia"/>
          <w:iCs/>
          <w:sz w:val="24"/>
          <w:lang w:val="en-US" w:eastAsia="zh-CN"/>
        </w:rPr>
        <w:t>{{scope_2_market_based_emissions_formatted}}</w:t>
      </w:r>
      <w:r>
        <w:rPr>
          <w:rFonts w:eastAsia="宋体" w:cs="Arial"/>
          <w:iCs/>
          <w:sz w:val="24"/>
          <w:lang w:eastAsia="zh-CN"/>
        </w:rPr>
        <w:t>吨</w:t>
      </w:r>
      <w:r>
        <w:rPr>
          <w:rFonts w:eastAsia="宋体" w:cs="Arial"/>
          <w:iCs/>
          <w:sz w:val="24"/>
          <w:lang w:eastAsia="zh-CN"/>
        </w:rPr>
        <w:t>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  <w:r>
        <w:rPr>
          <w:rFonts w:eastAsia="宋体" w:cs="Arial"/>
          <w:iCs/>
          <w:sz w:val="24"/>
          <w:lang w:eastAsia="zh-CN"/>
        </w:rPr>
        <w:t>，</w:t>
      </w:r>
    </w:p>
    <w:p w14:paraId="1D0F8CAE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范围</w:t>
      </w:r>
      <w:proofErr w:type="gramStart"/>
      <w:r>
        <w:rPr>
          <w:rFonts w:eastAsia="宋体" w:cs="Arial" w:hint="eastAsia"/>
          <w:iCs/>
          <w:sz w:val="24"/>
          <w:lang w:eastAsia="zh-CN"/>
        </w:rPr>
        <w:t>三价值</w:t>
      </w:r>
      <w:proofErr w:type="gramEnd"/>
      <w:r>
        <w:rPr>
          <w:rFonts w:eastAsia="宋体" w:cs="Arial" w:hint="eastAsia"/>
          <w:iCs/>
          <w:sz w:val="24"/>
          <w:lang w:eastAsia="zh-CN"/>
        </w:rPr>
        <w:t>链排放量</w:t>
      </w:r>
      <w:r>
        <w:rPr>
          <w:rFonts w:eastAsia="宋体" w:cs="Arial" w:hint="eastAsia"/>
          <w:iCs/>
          <w:sz w:val="24"/>
          <w:lang w:val="en-US" w:eastAsia="zh-CN"/>
        </w:rPr>
        <w:t>{{scope_3_emissions_formatted}}</w:t>
      </w:r>
      <w:r>
        <w:rPr>
          <w:rFonts w:eastAsia="宋体" w:cs="Arial"/>
          <w:iCs/>
          <w:sz w:val="24"/>
          <w:lang w:eastAsia="zh-CN"/>
        </w:rPr>
        <w:t>吨</w:t>
      </w:r>
      <w:r>
        <w:rPr>
          <w:rFonts w:eastAsia="宋体" w:cs="Arial"/>
          <w:iCs/>
          <w:sz w:val="24"/>
          <w:lang w:eastAsia="zh-CN"/>
        </w:rPr>
        <w:t>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  <w:r>
        <w:rPr>
          <w:rFonts w:eastAsia="宋体" w:cs="Arial"/>
          <w:iCs/>
          <w:sz w:val="24"/>
          <w:lang w:eastAsia="zh-CN"/>
        </w:rPr>
        <w:t>，</w:t>
      </w:r>
      <w:r>
        <w:rPr>
          <w:rFonts w:eastAsia="宋体" w:cs="Arial" w:hint="eastAsia"/>
          <w:iCs/>
          <w:sz w:val="24"/>
          <w:lang w:eastAsia="zh-CN"/>
        </w:rPr>
        <w:t>其中包括：</w:t>
      </w:r>
    </w:p>
    <w:p w14:paraId="78949EB7" w14:textId="77777777" w:rsidR="0042075D" w:rsidRDefault="0042075D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7899C977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{% if scope_3_category_1_emissions_display -%}</w:t>
      </w:r>
    </w:p>
    <w:p w14:paraId="3ED2C527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范围三类别</w:t>
      </w:r>
      <w:r>
        <w:rPr>
          <w:rFonts w:eastAsia="宋体" w:cs="Arial" w:hint="eastAsia"/>
          <w:iCs/>
          <w:sz w:val="24"/>
          <w:lang w:eastAsia="zh-CN"/>
        </w:rPr>
        <w:t>1</w:t>
      </w:r>
      <w:r>
        <w:rPr>
          <w:rFonts w:eastAsia="宋体" w:cs="Arial" w:hint="eastAsia"/>
          <w:iCs/>
          <w:sz w:val="24"/>
          <w:lang w:eastAsia="zh-CN"/>
        </w:rPr>
        <w:t>外购商品和服务产生的排放，排放量</w:t>
      </w:r>
      <w:r>
        <w:rPr>
          <w:rFonts w:eastAsia="宋体" w:cs="Arial" w:hint="eastAsia"/>
          <w:iCs/>
          <w:sz w:val="24"/>
          <w:lang w:eastAsia="zh-CN"/>
        </w:rPr>
        <w:t xml:space="preserve">{{ scope_3_category_1_emissions_display }} </w:t>
      </w:r>
      <w:r>
        <w:rPr>
          <w:rFonts w:eastAsia="宋体" w:cs="Arial" w:hint="eastAsia"/>
          <w:iCs/>
          <w:sz w:val="24"/>
          <w:lang w:eastAsia="zh-CN"/>
        </w:rPr>
        <w:t>吨</w:t>
      </w:r>
      <w:r>
        <w:rPr>
          <w:rFonts w:eastAsia="宋体" w:cs="Arial" w:hint="eastAsia"/>
          <w:iCs/>
          <w:sz w:val="24"/>
          <w:lang w:eastAsia="zh-CN"/>
        </w:rPr>
        <w:t xml:space="preserve"> CO2e</w:t>
      </w:r>
    </w:p>
    <w:p w14:paraId="36E24ACD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{% endif -%}</w:t>
      </w:r>
    </w:p>
    <w:p w14:paraId="225C67F3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{%- if scope_3_category_2_emissions_display -%}</w:t>
      </w:r>
    </w:p>
    <w:p w14:paraId="4E0CA813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范围三类别</w:t>
      </w:r>
      <w:r>
        <w:rPr>
          <w:rFonts w:eastAsia="宋体" w:cs="Arial" w:hint="eastAsia"/>
          <w:iCs/>
          <w:sz w:val="24"/>
          <w:lang w:eastAsia="zh-CN"/>
        </w:rPr>
        <w:t>2</w:t>
      </w:r>
      <w:r>
        <w:rPr>
          <w:rFonts w:eastAsia="宋体" w:cs="Arial" w:hint="eastAsia"/>
          <w:iCs/>
          <w:sz w:val="24"/>
          <w:lang w:eastAsia="zh-CN"/>
        </w:rPr>
        <w:t>资本货物产生的排放，排放量</w:t>
      </w:r>
      <w:r>
        <w:rPr>
          <w:rFonts w:eastAsia="宋体" w:cs="Arial" w:hint="eastAsia"/>
          <w:iCs/>
          <w:sz w:val="24"/>
          <w:lang w:eastAsia="zh-CN"/>
        </w:rPr>
        <w:t xml:space="preserve">{{ scope_3_category_2_emissions_display }} </w:t>
      </w:r>
      <w:r>
        <w:rPr>
          <w:rFonts w:eastAsia="宋体" w:cs="Arial" w:hint="eastAsia"/>
          <w:iCs/>
          <w:sz w:val="24"/>
          <w:lang w:eastAsia="zh-CN"/>
        </w:rPr>
        <w:t>吨</w:t>
      </w:r>
      <w:r>
        <w:rPr>
          <w:rFonts w:eastAsia="宋体" w:cs="Arial" w:hint="eastAsia"/>
          <w:iCs/>
          <w:sz w:val="24"/>
          <w:lang w:eastAsia="zh-CN"/>
        </w:rPr>
        <w:t xml:space="preserve"> CO2e</w:t>
      </w:r>
    </w:p>
    <w:p w14:paraId="5698AFBA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{% endif -%}</w:t>
      </w:r>
    </w:p>
    <w:p w14:paraId="3A9A4FB5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{%- if scope_3_category_3_emissions_display -%}</w:t>
      </w:r>
    </w:p>
    <w:p w14:paraId="4CF0A420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范围三类别</w:t>
      </w:r>
      <w:r>
        <w:rPr>
          <w:rFonts w:eastAsia="宋体" w:cs="Arial" w:hint="eastAsia"/>
          <w:iCs/>
          <w:sz w:val="24"/>
          <w:lang w:eastAsia="zh-CN"/>
        </w:rPr>
        <w:t>3</w:t>
      </w:r>
      <w:r>
        <w:rPr>
          <w:rFonts w:eastAsia="宋体" w:cs="Arial" w:hint="eastAsia"/>
          <w:iCs/>
          <w:sz w:val="24"/>
          <w:lang w:eastAsia="zh-CN"/>
        </w:rPr>
        <w:t>范围</w:t>
      </w:r>
      <w:proofErr w:type="gramStart"/>
      <w:r>
        <w:rPr>
          <w:rFonts w:eastAsia="宋体" w:cs="Arial" w:hint="eastAsia"/>
          <w:iCs/>
          <w:sz w:val="24"/>
          <w:lang w:eastAsia="zh-CN"/>
        </w:rPr>
        <w:t>一</w:t>
      </w:r>
      <w:proofErr w:type="gramEnd"/>
      <w:r>
        <w:rPr>
          <w:rFonts w:eastAsia="宋体" w:cs="Arial" w:hint="eastAsia"/>
          <w:iCs/>
          <w:sz w:val="24"/>
          <w:lang w:eastAsia="zh-CN"/>
        </w:rPr>
        <w:t>之外和能源相关的排放，排放量</w:t>
      </w:r>
      <w:r>
        <w:rPr>
          <w:rFonts w:eastAsia="宋体" w:cs="Arial" w:hint="eastAsia"/>
          <w:iCs/>
          <w:sz w:val="24"/>
          <w:lang w:eastAsia="zh-CN"/>
        </w:rPr>
        <w:t xml:space="preserve">{{ scope_3_category_3_emissions_display }} </w:t>
      </w:r>
      <w:r>
        <w:rPr>
          <w:rFonts w:eastAsia="宋体" w:cs="Arial" w:hint="eastAsia"/>
          <w:iCs/>
          <w:sz w:val="24"/>
          <w:lang w:eastAsia="zh-CN"/>
        </w:rPr>
        <w:t>吨</w:t>
      </w:r>
      <w:r>
        <w:rPr>
          <w:rFonts w:eastAsia="宋体" w:cs="Arial" w:hint="eastAsia"/>
          <w:iCs/>
          <w:sz w:val="24"/>
          <w:lang w:eastAsia="zh-CN"/>
        </w:rPr>
        <w:t xml:space="preserve"> CO2e</w:t>
      </w:r>
    </w:p>
    <w:p w14:paraId="46D54381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{% endif -%}</w:t>
      </w:r>
    </w:p>
    <w:p w14:paraId="7E8B8A92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{%- if scope_3_category_4_emissions_display -%}</w:t>
      </w:r>
    </w:p>
    <w:p w14:paraId="4A4FF3A8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lastRenderedPageBreak/>
        <w:t>范围三类别</w:t>
      </w:r>
      <w:r>
        <w:rPr>
          <w:rFonts w:eastAsia="宋体" w:cs="Arial" w:hint="eastAsia"/>
          <w:iCs/>
          <w:sz w:val="24"/>
          <w:lang w:eastAsia="zh-CN"/>
        </w:rPr>
        <w:t>4</w:t>
      </w:r>
      <w:r>
        <w:rPr>
          <w:rFonts w:eastAsia="宋体" w:cs="Arial" w:hint="eastAsia"/>
          <w:iCs/>
          <w:sz w:val="24"/>
          <w:lang w:eastAsia="zh-CN"/>
        </w:rPr>
        <w:t>上下游运输和分销产生的排放，排放量</w:t>
      </w:r>
      <w:r>
        <w:rPr>
          <w:rFonts w:eastAsia="宋体" w:cs="Arial" w:hint="eastAsia"/>
          <w:iCs/>
          <w:sz w:val="24"/>
          <w:lang w:eastAsia="zh-CN"/>
        </w:rPr>
        <w:t xml:space="preserve">{{ scope_3_category_4_emissions_display }} </w:t>
      </w:r>
      <w:r>
        <w:rPr>
          <w:rFonts w:eastAsia="宋体" w:cs="Arial" w:hint="eastAsia"/>
          <w:iCs/>
          <w:sz w:val="24"/>
          <w:lang w:eastAsia="zh-CN"/>
        </w:rPr>
        <w:t>吨</w:t>
      </w:r>
      <w:r>
        <w:rPr>
          <w:rFonts w:eastAsia="宋体" w:cs="Arial" w:hint="eastAsia"/>
          <w:iCs/>
          <w:sz w:val="24"/>
          <w:lang w:eastAsia="zh-CN"/>
        </w:rPr>
        <w:t xml:space="preserve"> CO2e</w:t>
      </w:r>
    </w:p>
    <w:p w14:paraId="78434E2B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{% endif -%}</w:t>
      </w:r>
    </w:p>
    <w:p w14:paraId="491AB52B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{%- if scope_3_category_5_emissions_display -%}</w:t>
      </w:r>
    </w:p>
    <w:p w14:paraId="20A4FBAE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范围三类别</w:t>
      </w:r>
      <w:r>
        <w:rPr>
          <w:rFonts w:eastAsia="宋体" w:cs="Arial" w:hint="eastAsia"/>
          <w:iCs/>
          <w:sz w:val="24"/>
          <w:lang w:eastAsia="zh-CN"/>
        </w:rPr>
        <w:t>5</w:t>
      </w:r>
      <w:r>
        <w:rPr>
          <w:rFonts w:eastAsia="宋体" w:cs="Arial" w:hint="eastAsia"/>
          <w:iCs/>
          <w:sz w:val="24"/>
          <w:lang w:eastAsia="zh-CN"/>
        </w:rPr>
        <w:t>运营中产生的废弃物产生的排放，排放量</w:t>
      </w:r>
      <w:r>
        <w:rPr>
          <w:rFonts w:eastAsia="宋体" w:cs="Arial" w:hint="eastAsia"/>
          <w:iCs/>
          <w:sz w:val="24"/>
          <w:lang w:eastAsia="zh-CN"/>
        </w:rPr>
        <w:t xml:space="preserve">{{ scope_3_category_5_emissions_display }} </w:t>
      </w:r>
      <w:r>
        <w:rPr>
          <w:rFonts w:eastAsia="宋体" w:cs="Arial" w:hint="eastAsia"/>
          <w:iCs/>
          <w:sz w:val="24"/>
          <w:lang w:eastAsia="zh-CN"/>
        </w:rPr>
        <w:t>吨</w:t>
      </w:r>
      <w:r>
        <w:rPr>
          <w:rFonts w:eastAsia="宋体" w:cs="Arial" w:hint="eastAsia"/>
          <w:iCs/>
          <w:sz w:val="24"/>
          <w:lang w:eastAsia="zh-CN"/>
        </w:rPr>
        <w:t xml:space="preserve"> CO2e</w:t>
      </w:r>
    </w:p>
    <w:p w14:paraId="7457F981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{% endif -%}</w:t>
      </w:r>
    </w:p>
    <w:p w14:paraId="6E0BCC03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{%- if scope_3_category_6_emissions_display -%}</w:t>
      </w:r>
    </w:p>
    <w:p w14:paraId="559E7C8F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范围三类别</w:t>
      </w:r>
      <w:r>
        <w:rPr>
          <w:rFonts w:eastAsia="宋体" w:cs="Arial" w:hint="eastAsia"/>
          <w:iCs/>
          <w:sz w:val="24"/>
          <w:lang w:eastAsia="zh-CN"/>
        </w:rPr>
        <w:t>6</w:t>
      </w:r>
      <w:r>
        <w:rPr>
          <w:rFonts w:eastAsia="宋体" w:cs="Arial" w:hint="eastAsia"/>
          <w:iCs/>
          <w:sz w:val="24"/>
          <w:lang w:eastAsia="zh-CN"/>
        </w:rPr>
        <w:t>商务差旅产生的排放，排放量</w:t>
      </w:r>
      <w:r>
        <w:rPr>
          <w:rFonts w:eastAsia="宋体" w:cs="Arial" w:hint="eastAsia"/>
          <w:iCs/>
          <w:sz w:val="24"/>
          <w:lang w:eastAsia="zh-CN"/>
        </w:rPr>
        <w:t xml:space="preserve">{{ scope_3_category_6_emissions_display }} </w:t>
      </w:r>
      <w:r>
        <w:rPr>
          <w:rFonts w:eastAsia="宋体" w:cs="Arial" w:hint="eastAsia"/>
          <w:iCs/>
          <w:sz w:val="24"/>
          <w:lang w:eastAsia="zh-CN"/>
        </w:rPr>
        <w:t>吨</w:t>
      </w:r>
      <w:r>
        <w:rPr>
          <w:rFonts w:eastAsia="宋体" w:cs="Arial" w:hint="eastAsia"/>
          <w:iCs/>
          <w:sz w:val="24"/>
          <w:lang w:eastAsia="zh-CN"/>
        </w:rPr>
        <w:t xml:space="preserve"> CO2e</w:t>
      </w:r>
    </w:p>
    <w:p w14:paraId="3C1D6253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{% endif -%}</w:t>
      </w:r>
    </w:p>
    <w:p w14:paraId="4E51E4F7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{%- if scope_3_category_7_emissions_display -%}</w:t>
      </w:r>
    </w:p>
    <w:p w14:paraId="36C9B744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范围三类别</w:t>
      </w:r>
      <w:r>
        <w:rPr>
          <w:rFonts w:eastAsia="宋体" w:cs="Arial" w:hint="eastAsia"/>
          <w:iCs/>
          <w:sz w:val="24"/>
          <w:lang w:eastAsia="zh-CN"/>
        </w:rPr>
        <w:t>7</w:t>
      </w:r>
      <w:r>
        <w:rPr>
          <w:rFonts w:eastAsia="宋体" w:cs="Arial" w:hint="eastAsia"/>
          <w:iCs/>
          <w:sz w:val="24"/>
          <w:lang w:eastAsia="zh-CN"/>
        </w:rPr>
        <w:t>员工通勤产生的排放，排放量</w:t>
      </w:r>
      <w:r>
        <w:rPr>
          <w:rFonts w:eastAsia="宋体" w:cs="Arial" w:hint="eastAsia"/>
          <w:iCs/>
          <w:sz w:val="24"/>
          <w:lang w:eastAsia="zh-CN"/>
        </w:rPr>
        <w:t xml:space="preserve">{{ scope_3_category_7_emissions_display }} </w:t>
      </w:r>
      <w:r>
        <w:rPr>
          <w:rFonts w:eastAsia="宋体" w:cs="Arial" w:hint="eastAsia"/>
          <w:iCs/>
          <w:sz w:val="24"/>
          <w:lang w:eastAsia="zh-CN"/>
        </w:rPr>
        <w:t>吨</w:t>
      </w:r>
      <w:r>
        <w:rPr>
          <w:rFonts w:eastAsia="宋体" w:cs="Arial" w:hint="eastAsia"/>
          <w:iCs/>
          <w:sz w:val="24"/>
          <w:lang w:eastAsia="zh-CN"/>
        </w:rPr>
        <w:t xml:space="preserve"> CO2e</w:t>
      </w:r>
    </w:p>
    <w:p w14:paraId="738875E1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{% endif -%}</w:t>
      </w:r>
    </w:p>
    <w:p w14:paraId="551F3232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{%- if scope_3_category_8_emissions_display -%}</w:t>
      </w:r>
    </w:p>
    <w:p w14:paraId="28D592F0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范围三类别</w:t>
      </w:r>
      <w:r>
        <w:rPr>
          <w:rFonts w:eastAsia="宋体" w:cs="Arial" w:hint="eastAsia"/>
          <w:iCs/>
          <w:sz w:val="24"/>
          <w:lang w:eastAsia="zh-CN"/>
        </w:rPr>
        <w:t>8</w:t>
      </w:r>
      <w:r>
        <w:rPr>
          <w:rFonts w:eastAsia="宋体" w:cs="Arial" w:hint="eastAsia"/>
          <w:iCs/>
          <w:sz w:val="24"/>
          <w:lang w:eastAsia="zh-CN"/>
        </w:rPr>
        <w:t>上游租赁资产产生的排放，排放量</w:t>
      </w:r>
      <w:r>
        <w:rPr>
          <w:rFonts w:eastAsia="宋体" w:cs="Arial" w:hint="eastAsia"/>
          <w:iCs/>
          <w:sz w:val="24"/>
          <w:lang w:eastAsia="zh-CN"/>
        </w:rPr>
        <w:t xml:space="preserve">{{ scope_3_category_8_emissions_display }} </w:t>
      </w:r>
      <w:r>
        <w:rPr>
          <w:rFonts w:eastAsia="宋体" w:cs="Arial" w:hint="eastAsia"/>
          <w:iCs/>
          <w:sz w:val="24"/>
          <w:lang w:eastAsia="zh-CN"/>
        </w:rPr>
        <w:t>吨</w:t>
      </w:r>
      <w:r>
        <w:rPr>
          <w:rFonts w:eastAsia="宋体" w:cs="Arial" w:hint="eastAsia"/>
          <w:iCs/>
          <w:sz w:val="24"/>
          <w:lang w:eastAsia="zh-CN"/>
        </w:rPr>
        <w:t xml:space="preserve"> CO2e</w:t>
      </w:r>
    </w:p>
    <w:p w14:paraId="2472D4CF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{% endif -%}</w:t>
      </w:r>
    </w:p>
    <w:p w14:paraId="645AD7F2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{%- if scope_3_category_9_emissions_display -%}</w:t>
      </w:r>
    </w:p>
    <w:p w14:paraId="0C1B5B73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范围三类别</w:t>
      </w:r>
      <w:r>
        <w:rPr>
          <w:rFonts w:eastAsia="宋体" w:cs="Arial" w:hint="eastAsia"/>
          <w:iCs/>
          <w:sz w:val="24"/>
          <w:lang w:eastAsia="zh-CN"/>
        </w:rPr>
        <w:t>9</w:t>
      </w:r>
      <w:r>
        <w:rPr>
          <w:rFonts w:eastAsia="宋体" w:cs="Arial" w:hint="eastAsia"/>
          <w:iCs/>
          <w:sz w:val="24"/>
          <w:lang w:eastAsia="zh-CN"/>
        </w:rPr>
        <w:t>下游运输和分销产生的排放，排放量</w:t>
      </w:r>
      <w:r>
        <w:rPr>
          <w:rFonts w:eastAsia="宋体" w:cs="Arial" w:hint="eastAsia"/>
          <w:iCs/>
          <w:sz w:val="24"/>
          <w:lang w:eastAsia="zh-CN"/>
        </w:rPr>
        <w:t xml:space="preserve">{{ scope_3_category_9_emissions_display }} </w:t>
      </w:r>
      <w:r>
        <w:rPr>
          <w:rFonts w:eastAsia="宋体" w:cs="Arial" w:hint="eastAsia"/>
          <w:iCs/>
          <w:sz w:val="24"/>
          <w:lang w:eastAsia="zh-CN"/>
        </w:rPr>
        <w:t>吨</w:t>
      </w:r>
      <w:r>
        <w:rPr>
          <w:rFonts w:eastAsia="宋体" w:cs="Arial" w:hint="eastAsia"/>
          <w:iCs/>
          <w:sz w:val="24"/>
          <w:lang w:eastAsia="zh-CN"/>
        </w:rPr>
        <w:t xml:space="preserve"> CO2e</w:t>
      </w:r>
    </w:p>
    <w:p w14:paraId="108FF9E9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{% endif -%}</w:t>
      </w:r>
    </w:p>
    <w:p w14:paraId="7E731CC8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{%- if scope_3_category_10_emissions_display -%}</w:t>
      </w:r>
    </w:p>
    <w:p w14:paraId="21242D41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范围三类别</w:t>
      </w:r>
      <w:r>
        <w:rPr>
          <w:rFonts w:eastAsia="宋体" w:cs="Arial" w:hint="eastAsia"/>
          <w:iCs/>
          <w:sz w:val="24"/>
          <w:lang w:eastAsia="zh-CN"/>
        </w:rPr>
        <w:t>10</w:t>
      </w:r>
      <w:r>
        <w:rPr>
          <w:rFonts w:eastAsia="宋体" w:cs="Arial" w:hint="eastAsia"/>
          <w:iCs/>
          <w:sz w:val="24"/>
          <w:lang w:eastAsia="zh-CN"/>
        </w:rPr>
        <w:t>销售产品的加工产生的排放，排放量</w:t>
      </w:r>
      <w:r>
        <w:rPr>
          <w:rFonts w:eastAsia="宋体" w:cs="Arial" w:hint="eastAsia"/>
          <w:iCs/>
          <w:sz w:val="24"/>
          <w:lang w:eastAsia="zh-CN"/>
        </w:rPr>
        <w:t xml:space="preserve">{{ scope_3_category_10_emissions_display }} </w:t>
      </w:r>
      <w:r>
        <w:rPr>
          <w:rFonts w:eastAsia="宋体" w:cs="Arial" w:hint="eastAsia"/>
          <w:iCs/>
          <w:sz w:val="24"/>
          <w:lang w:eastAsia="zh-CN"/>
        </w:rPr>
        <w:t>吨</w:t>
      </w:r>
      <w:r>
        <w:rPr>
          <w:rFonts w:eastAsia="宋体" w:cs="Arial" w:hint="eastAsia"/>
          <w:iCs/>
          <w:sz w:val="24"/>
          <w:lang w:eastAsia="zh-CN"/>
        </w:rPr>
        <w:t xml:space="preserve"> CO2e</w:t>
      </w:r>
    </w:p>
    <w:p w14:paraId="03E8CF30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{% endif -%}</w:t>
      </w:r>
    </w:p>
    <w:p w14:paraId="15611D3C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{%- if scope_3_category_11_emissions_display -%}</w:t>
      </w:r>
    </w:p>
    <w:p w14:paraId="49AB547F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范围三类别</w:t>
      </w:r>
      <w:r>
        <w:rPr>
          <w:rFonts w:eastAsia="宋体" w:cs="Arial" w:hint="eastAsia"/>
          <w:iCs/>
          <w:sz w:val="24"/>
          <w:lang w:eastAsia="zh-CN"/>
        </w:rPr>
        <w:t>11</w:t>
      </w:r>
      <w:r>
        <w:rPr>
          <w:rFonts w:eastAsia="宋体" w:cs="Arial" w:hint="eastAsia"/>
          <w:iCs/>
          <w:sz w:val="24"/>
          <w:lang w:eastAsia="zh-CN"/>
        </w:rPr>
        <w:t>销售产品的使用产生的排放，排放量</w:t>
      </w:r>
      <w:r>
        <w:rPr>
          <w:rFonts w:eastAsia="宋体" w:cs="Arial" w:hint="eastAsia"/>
          <w:iCs/>
          <w:sz w:val="24"/>
          <w:lang w:eastAsia="zh-CN"/>
        </w:rPr>
        <w:t xml:space="preserve">{{ scope_3_category_11_emissions_display }} </w:t>
      </w:r>
      <w:r>
        <w:rPr>
          <w:rFonts w:eastAsia="宋体" w:cs="Arial" w:hint="eastAsia"/>
          <w:iCs/>
          <w:sz w:val="24"/>
          <w:lang w:eastAsia="zh-CN"/>
        </w:rPr>
        <w:t>吨</w:t>
      </w:r>
      <w:r>
        <w:rPr>
          <w:rFonts w:eastAsia="宋体" w:cs="Arial" w:hint="eastAsia"/>
          <w:iCs/>
          <w:sz w:val="24"/>
          <w:lang w:eastAsia="zh-CN"/>
        </w:rPr>
        <w:t xml:space="preserve"> CO2e</w:t>
      </w:r>
    </w:p>
    <w:p w14:paraId="4CD573D6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{% endif -%}</w:t>
      </w:r>
    </w:p>
    <w:p w14:paraId="33C9C191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{%- if scope_3_category_12_emissions_display -%}</w:t>
      </w:r>
    </w:p>
    <w:p w14:paraId="5E13B5EF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lastRenderedPageBreak/>
        <w:t>范围三类别</w:t>
      </w:r>
      <w:r>
        <w:rPr>
          <w:rFonts w:eastAsia="宋体" w:cs="Arial" w:hint="eastAsia"/>
          <w:iCs/>
          <w:sz w:val="24"/>
          <w:lang w:eastAsia="zh-CN"/>
        </w:rPr>
        <w:t>12</w:t>
      </w:r>
      <w:r>
        <w:rPr>
          <w:rFonts w:eastAsia="宋体" w:cs="Arial" w:hint="eastAsia"/>
          <w:iCs/>
          <w:sz w:val="24"/>
          <w:lang w:eastAsia="zh-CN"/>
        </w:rPr>
        <w:t>销售产品的报废处理产生的排放，排放量</w:t>
      </w:r>
      <w:r>
        <w:rPr>
          <w:rFonts w:eastAsia="宋体" w:cs="Arial" w:hint="eastAsia"/>
          <w:iCs/>
          <w:sz w:val="24"/>
          <w:lang w:eastAsia="zh-CN"/>
        </w:rPr>
        <w:t xml:space="preserve">{{ scope_3_category_12_emissions_display }} </w:t>
      </w:r>
      <w:r>
        <w:rPr>
          <w:rFonts w:eastAsia="宋体" w:cs="Arial" w:hint="eastAsia"/>
          <w:iCs/>
          <w:sz w:val="24"/>
          <w:lang w:eastAsia="zh-CN"/>
        </w:rPr>
        <w:t>吨</w:t>
      </w:r>
      <w:r>
        <w:rPr>
          <w:rFonts w:eastAsia="宋体" w:cs="Arial" w:hint="eastAsia"/>
          <w:iCs/>
          <w:sz w:val="24"/>
          <w:lang w:eastAsia="zh-CN"/>
        </w:rPr>
        <w:t xml:space="preserve"> CO2e</w:t>
      </w:r>
    </w:p>
    <w:p w14:paraId="35377EFF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{% endif -%}</w:t>
      </w:r>
    </w:p>
    <w:p w14:paraId="2D0FC911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{%- if scope_3_category_13_emissions_display -%}</w:t>
      </w:r>
    </w:p>
    <w:p w14:paraId="51A14F24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范围三类别</w:t>
      </w:r>
      <w:r>
        <w:rPr>
          <w:rFonts w:eastAsia="宋体" w:cs="Arial" w:hint="eastAsia"/>
          <w:iCs/>
          <w:sz w:val="24"/>
          <w:lang w:eastAsia="zh-CN"/>
        </w:rPr>
        <w:t>13</w:t>
      </w:r>
      <w:r>
        <w:rPr>
          <w:rFonts w:eastAsia="宋体" w:cs="Arial" w:hint="eastAsia"/>
          <w:iCs/>
          <w:sz w:val="24"/>
          <w:lang w:eastAsia="zh-CN"/>
        </w:rPr>
        <w:t>其他间接温室气体排放，排放量</w:t>
      </w:r>
      <w:r>
        <w:rPr>
          <w:rFonts w:eastAsia="宋体" w:cs="Arial" w:hint="eastAsia"/>
          <w:iCs/>
          <w:sz w:val="24"/>
          <w:lang w:eastAsia="zh-CN"/>
        </w:rPr>
        <w:t xml:space="preserve">{{ scope_3_category_13_emissions_display }} </w:t>
      </w:r>
      <w:r>
        <w:rPr>
          <w:rFonts w:eastAsia="宋体" w:cs="Arial" w:hint="eastAsia"/>
          <w:iCs/>
          <w:sz w:val="24"/>
          <w:lang w:eastAsia="zh-CN"/>
        </w:rPr>
        <w:t>吨</w:t>
      </w:r>
      <w:r>
        <w:rPr>
          <w:rFonts w:eastAsia="宋体" w:cs="Arial" w:hint="eastAsia"/>
          <w:iCs/>
          <w:sz w:val="24"/>
          <w:lang w:eastAsia="zh-CN"/>
        </w:rPr>
        <w:t xml:space="preserve"> CO2e</w:t>
      </w:r>
    </w:p>
    <w:p w14:paraId="3465FA3C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{% endif -%}</w:t>
      </w:r>
    </w:p>
    <w:p w14:paraId="473DA7B0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{%- if scope_3_category_14_emissions_display -%}</w:t>
      </w:r>
    </w:p>
    <w:p w14:paraId="2356E740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范围三类别</w:t>
      </w:r>
      <w:r>
        <w:rPr>
          <w:rFonts w:eastAsia="宋体" w:cs="Arial" w:hint="eastAsia"/>
          <w:iCs/>
          <w:sz w:val="24"/>
          <w:lang w:eastAsia="zh-CN"/>
        </w:rPr>
        <w:t>14</w:t>
      </w:r>
      <w:r>
        <w:rPr>
          <w:rFonts w:eastAsia="宋体" w:cs="Arial" w:hint="eastAsia"/>
          <w:iCs/>
          <w:sz w:val="24"/>
          <w:lang w:eastAsia="zh-CN"/>
        </w:rPr>
        <w:t>下游租赁资产产生的排放，排放量</w:t>
      </w:r>
      <w:r>
        <w:rPr>
          <w:rFonts w:eastAsia="宋体" w:cs="Arial" w:hint="eastAsia"/>
          <w:iCs/>
          <w:sz w:val="24"/>
          <w:lang w:eastAsia="zh-CN"/>
        </w:rPr>
        <w:t xml:space="preserve">{{ scope_3_category_14_emissions_display }} </w:t>
      </w:r>
      <w:r>
        <w:rPr>
          <w:rFonts w:eastAsia="宋体" w:cs="Arial" w:hint="eastAsia"/>
          <w:iCs/>
          <w:sz w:val="24"/>
          <w:lang w:eastAsia="zh-CN"/>
        </w:rPr>
        <w:t>吨</w:t>
      </w:r>
      <w:r>
        <w:rPr>
          <w:rFonts w:eastAsia="宋体" w:cs="Arial" w:hint="eastAsia"/>
          <w:iCs/>
          <w:sz w:val="24"/>
          <w:lang w:eastAsia="zh-CN"/>
        </w:rPr>
        <w:t xml:space="preserve"> CO2e</w:t>
      </w:r>
    </w:p>
    <w:p w14:paraId="57F253B2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{% endif -%}</w:t>
      </w:r>
    </w:p>
    <w:p w14:paraId="0681BE84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{%- if scope_3_category_15_emissions_display -%}</w:t>
      </w:r>
    </w:p>
    <w:p w14:paraId="3A76822E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范围三类别</w:t>
      </w:r>
      <w:r>
        <w:rPr>
          <w:rFonts w:eastAsia="宋体" w:cs="Arial" w:hint="eastAsia"/>
          <w:iCs/>
          <w:sz w:val="24"/>
          <w:lang w:eastAsia="zh-CN"/>
        </w:rPr>
        <w:t>15</w:t>
      </w:r>
      <w:r>
        <w:rPr>
          <w:rFonts w:eastAsia="宋体" w:cs="Arial" w:hint="eastAsia"/>
          <w:iCs/>
          <w:sz w:val="24"/>
          <w:lang w:eastAsia="zh-CN"/>
        </w:rPr>
        <w:t>投资产生的排放，排放量</w:t>
      </w:r>
      <w:r>
        <w:rPr>
          <w:rFonts w:eastAsia="宋体" w:cs="Arial" w:hint="eastAsia"/>
          <w:iCs/>
          <w:sz w:val="24"/>
          <w:lang w:eastAsia="zh-CN"/>
        </w:rPr>
        <w:t xml:space="preserve">{{ scope_3_category_15_emissions_display }} </w:t>
      </w:r>
      <w:r>
        <w:rPr>
          <w:rFonts w:eastAsia="宋体" w:cs="Arial" w:hint="eastAsia"/>
          <w:iCs/>
          <w:sz w:val="24"/>
          <w:lang w:eastAsia="zh-CN"/>
        </w:rPr>
        <w:t>吨</w:t>
      </w:r>
      <w:r>
        <w:rPr>
          <w:rFonts w:eastAsia="宋体" w:cs="Arial" w:hint="eastAsia"/>
          <w:iCs/>
          <w:sz w:val="24"/>
          <w:lang w:eastAsia="zh-CN"/>
        </w:rPr>
        <w:t xml:space="preserve"> CO2e</w:t>
      </w:r>
    </w:p>
    <w:p w14:paraId="6F6CE956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{% endif -%}</w:t>
      </w:r>
    </w:p>
    <w:p w14:paraId="40408526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proofErr w:type="gramStart"/>
      <w:r>
        <w:rPr>
          <w:rFonts w:eastAsia="宋体" w:cs="Arial" w:hint="eastAsia"/>
          <w:iCs/>
          <w:sz w:val="24"/>
          <w:lang w:eastAsia="zh-CN"/>
        </w:rPr>
        <w:t>{{ scope</w:t>
      </w:r>
      <w:proofErr w:type="gramEnd"/>
      <w:r>
        <w:rPr>
          <w:rFonts w:eastAsia="宋体" w:cs="Arial" w:hint="eastAsia"/>
          <w:iCs/>
          <w:sz w:val="24"/>
          <w:lang w:eastAsia="zh-CN"/>
        </w:rPr>
        <w:t>_3_categories_not_in_scope_</w:t>
      </w:r>
      <w:proofErr w:type="gramStart"/>
      <w:r>
        <w:rPr>
          <w:rFonts w:eastAsia="宋体" w:cs="Arial" w:hint="eastAsia"/>
          <w:iCs/>
          <w:sz w:val="24"/>
          <w:lang w:eastAsia="zh-CN"/>
        </w:rPr>
        <w:t>summary }</w:t>
      </w:r>
      <w:proofErr w:type="gramEnd"/>
      <w:r>
        <w:rPr>
          <w:rFonts w:eastAsia="宋体" w:cs="Arial" w:hint="eastAsia"/>
          <w:iCs/>
          <w:sz w:val="24"/>
          <w:lang w:eastAsia="zh-CN"/>
        </w:rPr>
        <w:t>}</w:t>
      </w:r>
    </w:p>
    <w:p w14:paraId="00328511" w14:textId="77777777" w:rsidR="0042075D" w:rsidRDefault="0042075D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1D533975" w14:textId="3F0FE734" w:rsidR="00AD2034" w:rsidRDefault="00AD2034" w:rsidP="00AD2034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排放总量（基于位置）：</w:t>
      </w:r>
      <w:r w:rsidRPr="00AD2034">
        <w:rPr>
          <w:rFonts w:eastAsia="宋体" w:cs="Arial"/>
          <w:iCs/>
          <w:sz w:val="24"/>
          <w:lang w:eastAsia="zh-CN"/>
        </w:rPr>
        <w:t>{{</w:t>
      </w:r>
      <w:proofErr w:type="spellStart"/>
      <w:r>
        <w:rPr>
          <w:rFonts w:eastAsia="宋体" w:cs="Arial" w:hint="eastAsia"/>
          <w:iCs/>
          <w:sz w:val="24"/>
          <w:lang w:eastAsia="zh-CN"/>
        </w:rPr>
        <w:t>location_based_</w:t>
      </w:r>
      <w:r w:rsidRPr="00AD2034">
        <w:rPr>
          <w:rFonts w:eastAsia="宋体" w:cs="Arial"/>
          <w:iCs/>
          <w:sz w:val="24"/>
          <w:lang w:eastAsia="zh-CN"/>
        </w:rPr>
        <w:t>total_green_house_gas_emissions</w:t>
      </w:r>
      <w:proofErr w:type="spellEnd"/>
      <w:r w:rsidRPr="00AD2034">
        <w:rPr>
          <w:rFonts w:eastAsia="宋体" w:cs="Arial"/>
          <w:iCs/>
          <w:sz w:val="24"/>
          <w:lang w:eastAsia="zh-CN"/>
        </w:rPr>
        <w:t xml:space="preserve"> }}</w:t>
      </w:r>
      <w:r>
        <w:rPr>
          <w:rFonts w:eastAsia="宋体" w:cs="Arial" w:hint="eastAsia"/>
          <w:iCs/>
          <w:sz w:val="24"/>
          <w:lang w:eastAsia="zh-CN"/>
        </w:rPr>
        <w:t>吨</w:t>
      </w:r>
      <w:r>
        <w:rPr>
          <w:rFonts w:eastAsia="宋体" w:cs="Arial"/>
          <w:iCs/>
          <w:sz w:val="24"/>
          <w:lang w:eastAsia="zh-CN"/>
        </w:rPr>
        <w:t>CO</w:t>
      </w:r>
      <w:r w:rsidRPr="00AD2034">
        <w:rPr>
          <w:rFonts w:eastAsia="宋体" w:cs="Arial"/>
          <w:iCs/>
          <w:sz w:val="24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1CD005F6" w14:textId="3170EFF8" w:rsidR="00AD2034" w:rsidRDefault="00AD2034" w:rsidP="00AD2034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排放总量（基于市场）：</w:t>
      </w:r>
      <w:r w:rsidRPr="00AD2034">
        <w:rPr>
          <w:rFonts w:eastAsia="宋体" w:cs="Arial"/>
          <w:iCs/>
          <w:sz w:val="24"/>
          <w:lang w:eastAsia="zh-CN"/>
        </w:rPr>
        <w:t>{{</w:t>
      </w:r>
      <w:proofErr w:type="spellStart"/>
      <w:r>
        <w:rPr>
          <w:rFonts w:eastAsia="宋体" w:cs="Arial" w:hint="eastAsia"/>
          <w:iCs/>
          <w:sz w:val="24"/>
          <w:lang w:eastAsia="zh-CN"/>
        </w:rPr>
        <w:t>market_based_</w:t>
      </w:r>
      <w:r w:rsidRPr="00AD2034">
        <w:rPr>
          <w:rFonts w:eastAsia="宋体" w:cs="Arial"/>
          <w:iCs/>
          <w:sz w:val="24"/>
          <w:lang w:eastAsia="zh-CN"/>
        </w:rPr>
        <w:t>total_green_house_gas_emissions</w:t>
      </w:r>
      <w:proofErr w:type="spellEnd"/>
      <w:r w:rsidRPr="00AD2034">
        <w:rPr>
          <w:rFonts w:eastAsia="宋体" w:cs="Arial"/>
          <w:iCs/>
          <w:sz w:val="24"/>
          <w:lang w:eastAsia="zh-CN"/>
        </w:rPr>
        <w:t xml:space="preserve"> }}</w:t>
      </w:r>
      <w:r>
        <w:rPr>
          <w:rFonts w:eastAsia="宋体" w:cs="Arial" w:hint="eastAsia"/>
          <w:iCs/>
          <w:sz w:val="24"/>
          <w:lang w:eastAsia="zh-CN"/>
        </w:rPr>
        <w:t>吨</w:t>
      </w:r>
      <w:r>
        <w:rPr>
          <w:rFonts w:eastAsia="宋体" w:cs="Arial"/>
          <w:iCs/>
          <w:sz w:val="24"/>
          <w:lang w:eastAsia="zh-CN"/>
        </w:rPr>
        <w:t>CO</w:t>
      </w:r>
      <w:r w:rsidRPr="00AD2034">
        <w:rPr>
          <w:rFonts w:eastAsia="宋体" w:cs="Arial"/>
          <w:iCs/>
          <w:sz w:val="24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781F3C30" w14:textId="77777777" w:rsidR="00AD2034" w:rsidRDefault="00AD2034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3757E911" w14:textId="77777777" w:rsidR="00245CA7" w:rsidRDefault="00245CA7" w:rsidP="00245CA7">
      <w:pPr>
        <w:pStyle w:val="Style2"/>
        <w:numPr>
          <w:ilvl w:val="2"/>
          <w:numId w:val="17"/>
        </w:numPr>
        <w:spacing w:line="360" w:lineRule="auto"/>
      </w:pPr>
      <w:bookmarkStart w:id="6" w:name="_Toc204099729"/>
      <w:r>
        <w:rPr>
          <w:rFonts w:hint="eastAsia"/>
        </w:rPr>
        <w:t>主要性原则</w:t>
      </w:r>
      <w:bookmarkEnd w:id="6"/>
    </w:p>
    <w:p w14:paraId="4294F403" w14:textId="04485FB6" w:rsidR="00245CA7" w:rsidRDefault="00245CA7" w:rsidP="00245CA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综合考虑技术可行性、成本可行性和目标用户的要求，本次盘查考虑了</w:t>
      </w:r>
      <w:r w:rsidR="00470568" w:rsidRPr="00470568">
        <w:rPr>
          <w:rFonts w:eastAsia="宋体" w:cs="Arial"/>
          <w:iCs/>
          <w:sz w:val="24"/>
          <w:lang w:eastAsia="zh-CN"/>
        </w:rPr>
        <w:t>{{</w:t>
      </w:r>
      <w:proofErr w:type="spellStart"/>
      <w:r w:rsidR="00470568" w:rsidRPr="00470568">
        <w:rPr>
          <w:rFonts w:eastAsia="宋体" w:cs="Arial"/>
          <w:iCs/>
          <w:sz w:val="24"/>
          <w:lang w:eastAsia="zh-CN"/>
        </w:rPr>
        <w:t>included_scopes_text</w:t>
      </w:r>
      <w:proofErr w:type="spellEnd"/>
      <w:r w:rsidR="00470568" w:rsidRPr="00470568">
        <w:rPr>
          <w:rFonts w:eastAsia="宋体" w:cs="Arial"/>
          <w:iCs/>
          <w:sz w:val="24"/>
          <w:lang w:eastAsia="zh-CN"/>
        </w:rPr>
        <w:t>}}</w:t>
      </w:r>
      <w:r>
        <w:rPr>
          <w:rFonts w:eastAsia="宋体" w:cs="Arial" w:hint="eastAsia"/>
          <w:iCs/>
          <w:sz w:val="24"/>
          <w:lang w:eastAsia="zh-CN"/>
        </w:rPr>
        <w:t>的排放。</w:t>
      </w:r>
    </w:p>
    <w:p w14:paraId="086B77DE" w14:textId="77777777" w:rsidR="00245CA7" w:rsidRDefault="00245CA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6B1F969B" w14:textId="77777777" w:rsidR="00245CA7" w:rsidRDefault="00245CA7" w:rsidP="00245CA7">
      <w:pPr>
        <w:pStyle w:val="Style2"/>
        <w:numPr>
          <w:ilvl w:val="2"/>
          <w:numId w:val="17"/>
        </w:numPr>
        <w:spacing w:line="360" w:lineRule="auto"/>
      </w:pPr>
      <w:bookmarkStart w:id="7" w:name="_Toc204099730"/>
      <w:r>
        <w:rPr>
          <w:rFonts w:hint="eastAsia"/>
        </w:rPr>
        <w:t>排除门槛</w:t>
      </w:r>
      <w:bookmarkEnd w:id="7"/>
    </w:p>
    <w:p w14:paraId="35E1AF98" w14:textId="77777777" w:rsidR="00245CA7" w:rsidRDefault="00245CA7" w:rsidP="00245CA7">
      <w:pPr>
        <w:spacing w:line="360" w:lineRule="auto"/>
        <w:ind w:firstLineChars="200" w:firstLine="480"/>
        <w:rPr>
          <w:rFonts w:eastAsia="宋体" w:cs="Arial"/>
          <w:sz w:val="24"/>
        </w:rPr>
      </w:pPr>
      <w:r>
        <w:rPr>
          <w:rFonts w:eastAsia="宋体" w:cs="Arial"/>
          <w:sz w:val="24"/>
        </w:rPr>
        <w:t>单个源排除门槛为</w:t>
      </w:r>
      <w:r>
        <w:rPr>
          <w:rFonts w:eastAsia="宋体" w:cs="Arial"/>
          <w:sz w:val="24"/>
        </w:rPr>
        <w:t>0.5%</w:t>
      </w:r>
      <w:r>
        <w:rPr>
          <w:rFonts w:eastAsia="宋体" w:cs="Arial"/>
          <w:sz w:val="24"/>
        </w:rPr>
        <w:t>，总排除量不超过组织总排放量的</w:t>
      </w:r>
      <w:r>
        <w:rPr>
          <w:rFonts w:eastAsia="宋体" w:cs="Arial"/>
          <w:sz w:val="24"/>
        </w:rPr>
        <w:t>1%</w:t>
      </w:r>
      <w:r>
        <w:rPr>
          <w:rFonts w:eastAsia="宋体" w:cs="Arial"/>
          <w:sz w:val="24"/>
        </w:rPr>
        <w:t>。</w:t>
      </w:r>
    </w:p>
    <w:p w14:paraId="37665033" w14:textId="77777777" w:rsidR="00245CA7" w:rsidRPr="00245CA7" w:rsidRDefault="00245CA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1B85FF03" w14:textId="77777777" w:rsidR="00245CA7" w:rsidRDefault="00245CA7" w:rsidP="00245CA7">
      <w:pPr>
        <w:pStyle w:val="Style2"/>
        <w:numPr>
          <w:ilvl w:val="2"/>
          <w:numId w:val="17"/>
        </w:numPr>
        <w:spacing w:line="360" w:lineRule="auto"/>
      </w:pPr>
      <w:bookmarkStart w:id="8" w:name="_Toc204099731"/>
      <w:r>
        <w:rPr>
          <w:rFonts w:hint="eastAsia"/>
        </w:rPr>
        <w:lastRenderedPageBreak/>
        <w:t>实质性偏差</w:t>
      </w:r>
      <w:bookmarkEnd w:id="8"/>
    </w:p>
    <w:p w14:paraId="09490A61" w14:textId="7E94D853" w:rsidR="00245CA7" w:rsidRDefault="00245CA7" w:rsidP="00245CA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本公司实质性偏差设为：</w:t>
      </w:r>
      <w:r>
        <w:rPr>
          <w:rFonts w:eastAsia="宋体" w:cs="Arial" w:hint="eastAsia"/>
          <w:iCs/>
          <w:sz w:val="24"/>
          <w:lang w:eastAsia="zh-CN"/>
        </w:rPr>
        <w:t>5%</w:t>
      </w:r>
      <w:r>
        <w:rPr>
          <w:rFonts w:eastAsia="宋体" w:cs="Arial" w:hint="eastAsia"/>
          <w:iCs/>
          <w:sz w:val="24"/>
          <w:lang w:eastAsia="zh-CN"/>
        </w:rPr>
        <w:t>。</w:t>
      </w:r>
      <w:r>
        <w:rPr>
          <w:rFonts w:eastAsia="宋体" w:cs="Arial" w:hint="eastAsia"/>
          <w:iCs/>
          <w:sz w:val="24"/>
          <w:lang w:eastAsia="zh-CN"/>
        </w:rPr>
        <w:cr/>
      </w:r>
      <w:r>
        <w:rPr>
          <w:rFonts w:eastAsia="宋体" w:cs="Arial" w:hint="eastAsia"/>
          <w:iCs/>
          <w:sz w:val="24"/>
          <w:lang w:eastAsia="zh-CN"/>
        </w:rPr>
        <w:t>即因遗漏，错误或错误解释导致组织层次排放量偏差</w:t>
      </w:r>
      <w:r>
        <w:rPr>
          <w:rFonts w:eastAsia="宋体" w:cs="Arial" w:hint="eastAsia"/>
          <w:iCs/>
          <w:sz w:val="24"/>
          <w:lang w:eastAsia="zh-CN"/>
        </w:rPr>
        <w:t>5%</w:t>
      </w:r>
      <w:r>
        <w:rPr>
          <w:rFonts w:eastAsia="宋体" w:cs="Arial" w:hint="eastAsia"/>
          <w:iCs/>
          <w:sz w:val="24"/>
          <w:lang w:eastAsia="zh-CN"/>
        </w:rPr>
        <w:t>以内的，被认为可接受偏差范围，不对本组织的</w:t>
      </w:r>
      <w:r>
        <w:rPr>
          <w:rFonts w:eastAsia="宋体" w:cs="Arial" w:hint="eastAsia"/>
          <w:iCs/>
          <w:sz w:val="24"/>
          <w:lang w:eastAsia="zh-CN"/>
        </w:rPr>
        <w:t>GHG</w:t>
      </w:r>
      <w:r>
        <w:rPr>
          <w:rFonts w:eastAsia="宋体" w:cs="Arial" w:hint="eastAsia"/>
          <w:iCs/>
          <w:sz w:val="24"/>
          <w:lang w:eastAsia="zh-CN"/>
        </w:rPr>
        <w:t>管理和</w:t>
      </w:r>
      <w:proofErr w:type="gramStart"/>
      <w:r>
        <w:rPr>
          <w:rFonts w:eastAsia="宋体" w:cs="Arial" w:hint="eastAsia"/>
          <w:iCs/>
          <w:sz w:val="24"/>
          <w:lang w:eastAsia="zh-CN"/>
        </w:rPr>
        <w:t>或</w:t>
      </w:r>
      <w:proofErr w:type="gramEnd"/>
      <w:r>
        <w:rPr>
          <w:rFonts w:eastAsia="宋体" w:cs="Arial" w:hint="eastAsia"/>
          <w:iCs/>
          <w:sz w:val="24"/>
          <w:lang w:eastAsia="zh-CN"/>
        </w:rPr>
        <w:t>决策产生影响。</w:t>
      </w:r>
    </w:p>
    <w:p w14:paraId="2279B814" w14:textId="77777777" w:rsidR="00245CA7" w:rsidRDefault="00245CA7" w:rsidP="00245CA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298BC1AA" w14:textId="77777777" w:rsidR="00245CA7" w:rsidRDefault="00245CA7" w:rsidP="00245CA7">
      <w:pPr>
        <w:pStyle w:val="Style2"/>
        <w:numPr>
          <w:ilvl w:val="2"/>
          <w:numId w:val="17"/>
        </w:numPr>
        <w:spacing w:line="360" w:lineRule="auto"/>
      </w:pPr>
      <w:bookmarkStart w:id="9" w:name="_Toc204099732"/>
      <w:r>
        <w:rPr>
          <w:rFonts w:hint="eastAsia"/>
        </w:rPr>
        <w:t>重要限度</w:t>
      </w:r>
      <w:bookmarkEnd w:id="9"/>
    </w:p>
    <w:p w14:paraId="71916EF2" w14:textId="77777777" w:rsidR="00245CA7" w:rsidRDefault="00245CA7" w:rsidP="00245CA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sz w:val="24"/>
        </w:rPr>
        <w:t>考虑到</w:t>
      </w:r>
      <w:r>
        <w:rPr>
          <w:rFonts w:eastAsia="宋体" w:cs="Arial"/>
          <w:sz w:val="24"/>
        </w:rPr>
        <w:t>GHG</w:t>
      </w:r>
      <w:r>
        <w:rPr>
          <w:rFonts w:eastAsia="宋体" w:cs="Arial"/>
          <w:sz w:val="24"/>
        </w:rPr>
        <w:t>盘查的技术以及其它诸多要素可能影响基准年的数据，本公司重要限度值定为</w:t>
      </w:r>
      <w:r>
        <w:rPr>
          <w:rFonts w:eastAsia="宋体" w:cs="Arial"/>
          <w:sz w:val="24"/>
        </w:rPr>
        <w:t>5%</w:t>
      </w:r>
      <w:r>
        <w:rPr>
          <w:rFonts w:eastAsia="宋体" w:cs="Arial"/>
          <w:sz w:val="24"/>
        </w:rPr>
        <w:t>。</w:t>
      </w:r>
    </w:p>
    <w:p w14:paraId="6356F2CE" w14:textId="77777777" w:rsidR="00245CA7" w:rsidRPr="00245CA7" w:rsidRDefault="00245CA7" w:rsidP="00245CA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2D2796CC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bookmarkStart w:id="10" w:name="_Toc198906572"/>
      <w:r>
        <w:t>核查声明</w:t>
      </w:r>
      <w:bookmarkEnd w:id="10"/>
    </w:p>
    <w:p w14:paraId="62D0DDBC" w14:textId="5273448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本次盘查形成的盘查清册、盘查报告等内容，计划于</w:t>
      </w:r>
      <w:r>
        <w:rPr>
          <w:rFonts w:eastAsia="宋体" w:cs="Arial" w:hint="eastAsia"/>
          <w:iCs/>
          <w:sz w:val="24"/>
          <w:lang w:val="en-US" w:eastAsia="zh-CN"/>
        </w:rPr>
        <w:t>{{deadline}}</w:t>
      </w:r>
      <w:r>
        <w:rPr>
          <w:rFonts w:eastAsia="宋体" w:cs="Arial"/>
          <w:iCs/>
          <w:sz w:val="24"/>
          <w:lang w:eastAsia="zh-CN"/>
        </w:rPr>
        <w:t>通过第三方机构核查，以符合</w:t>
      </w:r>
      <w:r>
        <w:rPr>
          <w:rFonts w:eastAsia="宋体" w:cs="Arial" w:hint="eastAsia"/>
          <w:iCs/>
          <w:sz w:val="24"/>
          <w:lang w:eastAsia="zh-CN"/>
        </w:rPr>
        <w:t>GHG Protocol</w:t>
      </w:r>
      <w:r>
        <w:rPr>
          <w:rFonts w:eastAsia="宋体" w:cs="Arial"/>
          <w:iCs/>
          <w:sz w:val="24"/>
          <w:lang w:eastAsia="zh-CN"/>
        </w:rPr>
        <w:t>要求，数据符合相关性、完整性、一致性、准确性和透明性，且无重大错误或遗漏。</w:t>
      </w:r>
    </w:p>
    <w:p w14:paraId="01D7646B" w14:textId="77777777" w:rsidR="0042075D" w:rsidRDefault="0042075D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3F341EA9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bookmarkStart w:id="11" w:name="_Toc198906573"/>
      <w:r>
        <w:t>文件控制</w:t>
      </w:r>
      <w:bookmarkEnd w:id="11"/>
    </w:p>
    <w:p w14:paraId="4D88FF4E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依据</w:t>
      </w:r>
      <w:r>
        <w:rPr>
          <w:rFonts w:eastAsia="宋体" w:cs="Arial" w:hint="eastAsia"/>
          <w:iCs/>
          <w:sz w:val="24"/>
          <w:lang w:val="en-US" w:eastAsia="zh-CN"/>
        </w:rPr>
        <w:t>{{</w:t>
      </w:r>
      <w:proofErr w:type="spellStart"/>
      <w:r>
        <w:rPr>
          <w:rFonts w:eastAsia="宋体" w:cs="Arial" w:hint="eastAsia"/>
          <w:iCs/>
          <w:sz w:val="24"/>
          <w:lang w:val="en-US" w:eastAsia="zh-CN"/>
        </w:rPr>
        <w:t>rule_file</w:t>
      </w:r>
      <w:proofErr w:type="spellEnd"/>
      <w:r>
        <w:rPr>
          <w:rFonts w:eastAsia="宋体" w:cs="Arial" w:hint="eastAsia"/>
          <w:iCs/>
          <w:sz w:val="24"/>
          <w:lang w:val="en-US" w:eastAsia="zh-CN"/>
        </w:rPr>
        <w:t>}}</w:t>
      </w:r>
      <w:r>
        <w:rPr>
          <w:rFonts w:eastAsia="宋体" w:cs="Arial"/>
          <w:iCs/>
          <w:sz w:val="24"/>
          <w:lang w:eastAsia="zh-CN"/>
        </w:rPr>
        <w:t>规定，本报告经管理者代表批准后，编号存档。</w:t>
      </w:r>
    </w:p>
    <w:p w14:paraId="1BB72FE0" w14:textId="77777777" w:rsidR="0042075D" w:rsidRDefault="0042075D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5DB4645D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bookmarkStart w:id="12" w:name="_Toc198906574"/>
      <w:r>
        <w:t>公开政策</w:t>
      </w:r>
      <w:bookmarkEnd w:id="12"/>
    </w:p>
    <w:p w14:paraId="6C7B2244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如果需要查阅本报告，可向</w:t>
      </w:r>
      <w:r>
        <w:rPr>
          <w:rFonts w:eastAsia="宋体" w:cs="Arial" w:hint="eastAsia"/>
          <w:iCs/>
          <w:sz w:val="24"/>
          <w:lang w:val="en-US" w:eastAsia="zh-CN"/>
        </w:rPr>
        <w:t>{{</w:t>
      </w:r>
      <w:proofErr w:type="spellStart"/>
      <w:r>
        <w:rPr>
          <w:rFonts w:eastAsia="宋体" w:cs="Arial" w:hint="eastAsia"/>
          <w:iCs/>
          <w:sz w:val="24"/>
          <w:lang w:val="en-US" w:eastAsia="zh-CN"/>
        </w:rPr>
        <w:t>company_name</w:t>
      </w:r>
      <w:proofErr w:type="spellEnd"/>
      <w:r>
        <w:rPr>
          <w:rFonts w:eastAsia="宋体" w:cs="Arial" w:hint="eastAsia"/>
          <w:iCs/>
          <w:sz w:val="24"/>
          <w:lang w:val="en-US" w:eastAsia="zh-CN"/>
        </w:rPr>
        <w:t>}}</w:t>
      </w:r>
      <w:r>
        <w:rPr>
          <w:rFonts w:eastAsia="宋体" w:cs="Arial"/>
          <w:iCs/>
          <w:sz w:val="24"/>
          <w:lang w:eastAsia="zh-CN"/>
        </w:rPr>
        <w:t>相关负责人提出申请，获得批准后可以调阅。</w:t>
      </w:r>
    </w:p>
    <w:p w14:paraId="4ADE8CC7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排放数据可通过集团总部官方网站、企业社会责任报告等形式对外公开。</w:t>
      </w:r>
    </w:p>
    <w:p w14:paraId="56CB94B8" w14:textId="77777777" w:rsidR="0042075D" w:rsidRDefault="00000000">
      <w:pPr>
        <w:spacing w:before="0" w:line="360" w:lineRule="auto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 xml:space="preserve">         </w:t>
      </w:r>
    </w:p>
    <w:p w14:paraId="5B153C4C" w14:textId="77777777" w:rsidR="0042075D" w:rsidRDefault="00000000">
      <w:pPr>
        <w:pStyle w:val="Style2"/>
        <w:numPr>
          <w:ilvl w:val="0"/>
          <w:numId w:val="10"/>
        </w:numPr>
        <w:spacing w:line="360" w:lineRule="auto"/>
        <w:rPr>
          <w:b/>
          <w:iCs/>
          <w:sz w:val="28"/>
          <w:szCs w:val="28"/>
        </w:rPr>
      </w:pPr>
      <w:bookmarkStart w:id="13" w:name="_Toc198906575"/>
      <w:r>
        <w:rPr>
          <w:b/>
          <w:iCs/>
          <w:sz w:val="28"/>
          <w:szCs w:val="28"/>
        </w:rPr>
        <w:t>组织边界</w:t>
      </w:r>
      <w:bookmarkEnd w:id="13"/>
    </w:p>
    <w:p w14:paraId="58B70733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bookmarkStart w:id="14" w:name="_Toc6523466"/>
      <w:bookmarkStart w:id="15" w:name="_Toc6523309"/>
      <w:bookmarkStart w:id="16" w:name="_Toc6523465"/>
      <w:bookmarkStart w:id="17" w:name="_Toc6523811"/>
      <w:bookmarkStart w:id="18" w:name="_Toc6523812"/>
      <w:bookmarkStart w:id="19" w:name="_Toc6523308"/>
      <w:bookmarkStart w:id="20" w:name="_Toc198906576"/>
      <w:bookmarkEnd w:id="14"/>
      <w:bookmarkEnd w:id="15"/>
      <w:bookmarkEnd w:id="16"/>
      <w:bookmarkEnd w:id="17"/>
      <w:bookmarkEnd w:id="18"/>
      <w:bookmarkEnd w:id="19"/>
      <w:r>
        <w:t>组织边界</w:t>
      </w:r>
      <w:bookmarkEnd w:id="20"/>
    </w:p>
    <w:p w14:paraId="20C6E5EA" w14:textId="35D828EF" w:rsidR="00245CA7" w:rsidRDefault="00245CA7" w:rsidP="00245CA7">
      <w:pPr>
        <w:pStyle w:val="afb"/>
        <w:spacing w:beforeLines="50" w:line="360" w:lineRule="auto"/>
        <w:ind w:left="567"/>
        <w:rPr>
          <w:rFonts w:eastAsia="宋体" w:cs="Arial"/>
          <w:iCs/>
          <w:sz w:val="24"/>
          <w:lang w:eastAsia="zh-CN"/>
        </w:rPr>
      </w:pPr>
      <w:bookmarkStart w:id="21" w:name="_Toc198906577"/>
      <w:r>
        <w:rPr>
          <w:rFonts w:eastAsia="宋体" w:cs="Arial" w:hint="eastAsia"/>
          <w:iCs/>
          <w:sz w:val="24"/>
          <w:lang w:eastAsia="zh-CN"/>
        </w:rPr>
        <w:t>温</w:t>
      </w:r>
      <w:r>
        <w:rPr>
          <w:rFonts w:eastAsia="宋体" w:cs="Arial"/>
          <w:iCs/>
          <w:sz w:val="24"/>
          <w:lang w:eastAsia="zh-CN"/>
        </w:rPr>
        <w:t>室气体盘查之组织边界设定，依照</w:t>
      </w:r>
      <w:r>
        <w:rPr>
          <w:rFonts w:eastAsia="宋体" w:cs="Arial" w:hint="eastAsia"/>
          <w:iCs/>
          <w:sz w:val="24"/>
          <w:lang w:eastAsia="zh-CN"/>
        </w:rPr>
        <w:t>GHG Protocol</w:t>
      </w:r>
      <w:r>
        <w:rPr>
          <w:rFonts w:eastAsia="宋体" w:cs="Arial"/>
          <w:iCs/>
          <w:sz w:val="24"/>
          <w:lang w:eastAsia="zh-CN"/>
        </w:rPr>
        <w:t>相关准则，并参考温室气体盘查议定书，以</w:t>
      </w:r>
      <w:r>
        <w:rPr>
          <w:rFonts w:eastAsia="宋体" w:cs="Arial"/>
          <w:iCs/>
          <w:sz w:val="24"/>
          <w:lang w:eastAsia="zh-CN"/>
        </w:rPr>
        <w:t>“</w:t>
      </w:r>
      <w:r>
        <w:rPr>
          <w:rFonts w:eastAsia="宋体" w:cs="Arial"/>
          <w:iCs/>
          <w:sz w:val="24"/>
          <w:lang w:eastAsia="zh-CN"/>
        </w:rPr>
        <w:t>运营控制权</w:t>
      </w:r>
      <w:r>
        <w:rPr>
          <w:rFonts w:eastAsia="宋体" w:cs="Arial"/>
          <w:iCs/>
          <w:sz w:val="24"/>
          <w:lang w:eastAsia="zh-CN"/>
        </w:rPr>
        <w:t>”</w:t>
      </w:r>
      <w:r>
        <w:rPr>
          <w:rFonts w:eastAsia="宋体" w:cs="Arial"/>
          <w:iCs/>
          <w:sz w:val="24"/>
          <w:lang w:eastAsia="zh-CN"/>
        </w:rPr>
        <w:t>方式来进行设定；本次盘查范围为位于中国</w:t>
      </w:r>
      <w:r>
        <w:rPr>
          <w:rFonts w:eastAsia="宋体" w:cs="Arial" w:hint="eastAsia"/>
          <w:iCs/>
          <w:sz w:val="24"/>
          <w:lang w:val="en-US" w:eastAsia="zh-CN"/>
        </w:rPr>
        <w:t>{{production_</w:t>
      </w:r>
      <w:r>
        <w:rPr>
          <w:rFonts w:eastAsia="宋体" w:cs="Arial" w:hint="eastAsia"/>
          <w:iCs/>
          <w:sz w:val="24"/>
          <w:lang w:eastAsia="zh-CN"/>
        </w:rPr>
        <w:t>address</w:t>
      </w:r>
      <w:r>
        <w:rPr>
          <w:rFonts w:eastAsia="宋体" w:cs="Arial" w:hint="eastAsia"/>
          <w:iCs/>
          <w:sz w:val="24"/>
          <w:lang w:val="en-US" w:eastAsia="zh-CN"/>
        </w:rPr>
        <w:t>}}</w:t>
      </w:r>
      <w:r>
        <w:rPr>
          <w:rFonts w:eastAsia="宋体" w:cs="Arial"/>
          <w:iCs/>
          <w:sz w:val="24"/>
          <w:lang w:eastAsia="zh-CN"/>
        </w:rPr>
        <w:t>的</w:t>
      </w:r>
      <w:r>
        <w:rPr>
          <w:rFonts w:eastAsia="宋体" w:cs="Arial" w:hint="eastAsia"/>
          <w:iCs/>
          <w:sz w:val="24"/>
          <w:lang w:val="en-US" w:eastAsia="zh-CN"/>
        </w:rPr>
        <w:t>{{</w:t>
      </w:r>
      <w:proofErr w:type="spellStart"/>
      <w:r>
        <w:rPr>
          <w:rFonts w:eastAsia="宋体" w:cs="Arial" w:hint="eastAsia"/>
          <w:iCs/>
          <w:sz w:val="24"/>
          <w:lang w:val="en-US" w:eastAsia="zh-CN"/>
        </w:rPr>
        <w:t>company_name</w:t>
      </w:r>
      <w:proofErr w:type="spellEnd"/>
      <w:r>
        <w:rPr>
          <w:rFonts w:eastAsia="宋体" w:cs="Arial" w:hint="eastAsia"/>
          <w:iCs/>
          <w:sz w:val="24"/>
          <w:lang w:val="en-US" w:eastAsia="zh-CN"/>
        </w:rPr>
        <w:t>}}</w:t>
      </w:r>
      <w:r>
        <w:rPr>
          <w:rFonts w:eastAsia="宋体" w:cs="Arial"/>
          <w:iCs/>
          <w:sz w:val="24"/>
          <w:lang w:eastAsia="zh-CN"/>
        </w:rPr>
        <w:t>所有产生</w:t>
      </w:r>
      <w:r>
        <w:rPr>
          <w:rFonts w:eastAsia="宋体" w:cs="Arial"/>
          <w:iCs/>
          <w:sz w:val="24"/>
          <w:lang w:eastAsia="zh-CN"/>
        </w:rPr>
        <w:t>GHG</w:t>
      </w:r>
      <w:r>
        <w:rPr>
          <w:rFonts w:eastAsia="宋体" w:cs="Arial"/>
          <w:iCs/>
          <w:sz w:val="24"/>
          <w:lang w:eastAsia="zh-CN"/>
        </w:rPr>
        <w:t>排放和清除量的设施，对组织边界内的排放源及排放量给予盘查和报告</w:t>
      </w:r>
    </w:p>
    <w:p w14:paraId="7F117672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r>
        <w:lastRenderedPageBreak/>
        <w:t>合并方法学</w:t>
      </w:r>
      <w:bookmarkEnd w:id="21"/>
    </w:p>
    <w:p w14:paraId="5BF9DCC3" w14:textId="77777777" w:rsidR="0042075D" w:rsidRDefault="00000000">
      <w:pPr>
        <w:pStyle w:val="afb"/>
        <w:spacing w:beforeLines="5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本公司为单一地址公司，为了方便收集数据，合并排放量采用运营控制权的方法。</w:t>
      </w:r>
    </w:p>
    <w:p w14:paraId="1B97190E" w14:textId="77777777" w:rsidR="0042075D" w:rsidRDefault="0042075D">
      <w:pPr>
        <w:pStyle w:val="afb"/>
        <w:spacing w:beforeLines="5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0EA8FD5D" w14:textId="77777777" w:rsidR="0042075D" w:rsidRDefault="00000000">
      <w:pPr>
        <w:pStyle w:val="Style2"/>
        <w:numPr>
          <w:ilvl w:val="0"/>
          <w:numId w:val="10"/>
        </w:numPr>
        <w:spacing w:line="360" w:lineRule="auto"/>
        <w:rPr>
          <w:b/>
          <w:iCs/>
          <w:sz w:val="28"/>
          <w:szCs w:val="28"/>
        </w:rPr>
      </w:pPr>
      <w:r>
        <w:rPr>
          <w:b/>
          <w:iCs/>
          <w:sz w:val="28"/>
          <w:szCs w:val="28"/>
        </w:rPr>
        <w:t xml:space="preserve"> </w:t>
      </w:r>
      <w:bookmarkStart w:id="22" w:name="_Toc198906578"/>
      <w:r>
        <w:rPr>
          <w:b/>
          <w:iCs/>
          <w:sz w:val="28"/>
          <w:szCs w:val="28"/>
        </w:rPr>
        <w:t>报告边界</w:t>
      </w:r>
      <w:bookmarkEnd w:id="22"/>
    </w:p>
    <w:p w14:paraId="040C9302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bookmarkStart w:id="23" w:name="_Toc6523816"/>
      <w:bookmarkStart w:id="24" w:name="_Toc6523313"/>
      <w:bookmarkStart w:id="25" w:name="_Toc6523470"/>
      <w:bookmarkStart w:id="26" w:name="_Toc198906579"/>
      <w:bookmarkStart w:id="27" w:name="_Hlk6517159"/>
      <w:bookmarkEnd w:id="23"/>
      <w:bookmarkEnd w:id="24"/>
      <w:bookmarkEnd w:id="25"/>
      <w:r>
        <w:t>直接温室气体排放</w:t>
      </w:r>
      <w:bookmarkEnd w:id="26"/>
    </w:p>
    <w:bookmarkEnd w:id="27"/>
    <w:p w14:paraId="71706C5F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本次盘查识别和量化的</w:t>
      </w:r>
      <w:r>
        <w:rPr>
          <w:rFonts w:eastAsia="宋体" w:cs="Arial" w:hint="eastAsia"/>
          <w:iCs/>
          <w:sz w:val="24"/>
          <w:lang w:eastAsia="zh-CN"/>
        </w:rPr>
        <w:t>范围</w:t>
      </w:r>
      <w:proofErr w:type="gramStart"/>
      <w:r>
        <w:rPr>
          <w:rFonts w:eastAsia="宋体" w:cs="Arial" w:hint="eastAsia"/>
          <w:iCs/>
          <w:sz w:val="24"/>
          <w:lang w:eastAsia="zh-CN"/>
        </w:rPr>
        <w:t>一</w:t>
      </w:r>
      <w:proofErr w:type="gramEnd"/>
      <w:r>
        <w:rPr>
          <w:rFonts w:eastAsia="宋体" w:cs="Arial"/>
          <w:iCs/>
          <w:sz w:val="24"/>
          <w:lang w:eastAsia="zh-CN"/>
        </w:rPr>
        <w:t>直接排放源包括如下：</w:t>
      </w:r>
    </w:p>
    <w:p w14:paraId="41705D7B" w14:textId="77777777" w:rsidR="0042075D" w:rsidRDefault="00000000">
      <w:pPr>
        <w:pStyle w:val="a3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范围</w:t>
      </w:r>
      <w:proofErr w:type="gramStart"/>
      <w:r>
        <w:rPr>
          <w:rFonts w:hint="eastAsia"/>
          <w:lang w:eastAsia="zh-CN"/>
        </w:rPr>
        <w:t>一</w:t>
      </w:r>
      <w:proofErr w:type="gramEnd"/>
      <w:r>
        <w:rPr>
          <w:rFonts w:hint="eastAsia"/>
          <w:lang w:eastAsia="zh-CN"/>
        </w:rPr>
        <w:t>直接排放源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601"/>
        <w:gridCol w:w="3392"/>
        <w:gridCol w:w="2847"/>
        <w:gridCol w:w="222"/>
      </w:tblGrid>
      <w:tr w:rsidR="0042075D" w14:paraId="3B06DB58" w14:textId="77777777" w:rsidTr="00D2030C">
        <w:trPr>
          <w:gridAfter w:val="1"/>
          <w:wAfter w:w="119" w:type="pct"/>
          <w:trHeight w:val="330"/>
        </w:trPr>
        <w:tc>
          <w:tcPr>
            <w:tcW w:w="143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0EBEFE02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24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sz w:val="24"/>
                <w:lang w:val="en-US" w:eastAsia="zh-CN"/>
              </w:rPr>
              <w:t>排放类别</w:t>
            </w:r>
          </w:p>
        </w:tc>
        <w:tc>
          <w:tcPr>
            <w:tcW w:w="187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50234514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 w:val="24"/>
                <w:lang w:val="en-US" w:eastAsia="zh-CN"/>
              </w:rPr>
              <w:t>排放源</w:t>
            </w:r>
          </w:p>
        </w:tc>
        <w:tc>
          <w:tcPr>
            <w:tcW w:w="157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741DEC80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 w:val="24"/>
                <w:lang w:val="en-US" w:eastAsia="zh-CN"/>
              </w:rPr>
              <w:t>设施</w:t>
            </w:r>
          </w:p>
        </w:tc>
      </w:tr>
      <w:tr w:rsidR="0042075D" w14:paraId="64D58890" w14:textId="77777777" w:rsidTr="00D2030C">
        <w:trPr>
          <w:trHeight w:val="315"/>
        </w:trPr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1987BA" w14:textId="77777777" w:rsidR="0042075D" w:rsidRDefault="00000000">
            <w:r>
              <w:t>{</w:t>
            </w:r>
            <w:r>
              <w:rPr>
                <w:lang w:val="en-US" w:eastAsia="zh-CN"/>
              </w:rPr>
              <w:t>%tr for item in scope1_items %</w:t>
            </w:r>
            <w:r>
              <w:t>}</w:t>
            </w: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78AC5C" w14:textId="77777777" w:rsidR="0042075D" w:rsidRDefault="0042075D">
            <w:pPr>
              <w:spacing w:before="0"/>
              <w:rPr>
                <w:rFonts w:ascii="宋体" w:eastAsia="宋体" w:hAnsi="宋体" w:cs="Arial" w:hint="eastAsia"/>
                <w:szCs w:val="20"/>
                <w:lang w:val="en-US" w:eastAsia="zh-CN"/>
              </w:rPr>
            </w:pPr>
          </w:p>
        </w:tc>
        <w:tc>
          <w:tcPr>
            <w:tcW w:w="15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790B54" w14:textId="77777777" w:rsidR="0042075D" w:rsidRDefault="0042075D">
            <w:pPr>
              <w:spacing w:before="0"/>
            </w:pPr>
          </w:p>
        </w:tc>
        <w:tc>
          <w:tcPr>
            <w:tcW w:w="119" w:type="pct"/>
            <w:vAlign w:val="center"/>
          </w:tcPr>
          <w:p w14:paraId="61B48169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 w:rsidTr="00D2030C">
        <w:trPr>
          <w:trHeight w:val="315"/>
        </w:trPr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>{{item.name}}</w:t>
            </w: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</w:t>
            </w:r>
            <w:proofErr w:type="spellStart"/>
            <w:proofErr w:type="gramStart"/>
            <w:r>
              <w:rPr>
                <w:rFonts w:hint="eastAsia"/>
                <w:lang w:val="en-US" w:eastAsia="zh-CN"/>
              </w:rPr>
              <w:t>item.emission</w:t>
            </w:r>
            <w:proofErr w:type="gramEnd"/>
            <w:r>
              <w:rPr>
                <w:rFonts w:hint="eastAsia"/>
                <w:lang w:val="en-US" w:eastAsia="zh-CN"/>
              </w:rPr>
              <w:t>_source</w:t>
            </w:r>
            <w:proofErr w:type="spellEnd"/>
            <w:r>
              <w:rPr>
                <w:rFonts w:hint="eastAsia"/>
                <w:lang w:val="en-US" w:eastAsia="zh-CN"/>
              </w:rPr>
              <w:t>}}</w:t>
            </w:r>
          </w:p>
        </w:tc>
        <w:tc>
          <w:tcPr>
            <w:tcW w:w="15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>{{</w:t>
            </w:r>
            <w:proofErr w:type="gramStart"/>
            <w:r>
              <w:t>item.</w:t>
            </w:r>
            <w:r>
              <w:rPr>
                <w:rFonts w:hint="eastAsia"/>
                <w:lang w:val="en-US" w:eastAsia="zh-CN"/>
              </w:rPr>
              <w:t>facility</w:t>
            </w:r>
            <w:proofErr w:type="gramEnd"/>
            <w:r>
              <w:t>}}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17A78130" w14:textId="77777777" w:rsidTr="00D2030C">
        <w:trPr>
          <w:trHeight w:val="315"/>
        </w:trPr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9A87F8A" w14:textId="77777777" w:rsidR="0042075D" w:rsidRDefault="00000000">
            <w:pPr>
              <w:spacing w:before="0"/>
            </w:pPr>
            <w:r>
              <w:t>{%</w:t>
            </w:r>
            <w:r>
              <w:rPr>
                <w:rFonts w:hint="eastAsia"/>
                <w:lang w:val="en-US" w:eastAsia="zh-CN"/>
              </w:rPr>
              <w:t>tr</w:t>
            </w:r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31C173" w14:textId="77777777" w:rsidR="0042075D" w:rsidRDefault="0042075D">
            <w:pPr>
              <w:spacing w:before="0"/>
              <w:rPr>
                <w:rFonts w:ascii="宋体" w:eastAsia="宋体" w:hAnsi="宋体" w:cs="Arial" w:hint="eastAsia"/>
                <w:szCs w:val="20"/>
                <w:lang w:val="en-US" w:eastAsia="zh-CN"/>
              </w:rPr>
            </w:pPr>
          </w:p>
        </w:tc>
        <w:tc>
          <w:tcPr>
            <w:tcW w:w="15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D73D69" w14:textId="77777777" w:rsidR="0042075D" w:rsidRDefault="0042075D">
            <w:pPr>
              <w:spacing w:before="0"/>
            </w:pPr>
          </w:p>
        </w:tc>
        <w:tc>
          <w:tcPr>
            <w:tcW w:w="119" w:type="pct"/>
            <w:vAlign w:val="center"/>
          </w:tcPr>
          <w:p w14:paraId="1F5B967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</w:tbl>
    <w:p w14:paraId="1013C5E3" w14:textId="77777777" w:rsidR="0042075D" w:rsidRDefault="0042075D">
      <w:pPr>
        <w:spacing w:before="0" w:line="360" w:lineRule="auto"/>
        <w:rPr>
          <w:rFonts w:eastAsia="宋体" w:cs="Arial"/>
          <w:iCs/>
          <w:sz w:val="24"/>
          <w:lang w:eastAsia="zh-CN"/>
        </w:rPr>
      </w:pPr>
    </w:p>
    <w:p w14:paraId="619B58D3" w14:textId="77777777" w:rsidR="0042075D" w:rsidRDefault="00000000">
      <w:pPr>
        <w:pStyle w:val="Style2"/>
        <w:numPr>
          <w:ilvl w:val="1"/>
          <w:numId w:val="8"/>
        </w:numPr>
        <w:spacing w:line="360" w:lineRule="auto"/>
        <w:rPr>
          <w:iCs/>
        </w:rPr>
      </w:pPr>
      <w:bookmarkStart w:id="28" w:name="_Toc198906580"/>
      <w:r>
        <w:t>间接温室气体排放</w:t>
      </w:r>
      <w:bookmarkEnd w:id="28"/>
    </w:p>
    <w:p w14:paraId="1FAB7BCF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依据</w:t>
      </w:r>
      <w:r>
        <w:rPr>
          <w:rFonts w:eastAsia="宋体" w:cs="Arial" w:hint="eastAsia"/>
          <w:iCs/>
          <w:sz w:val="24"/>
          <w:lang w:val="en-US" w:eastAsia="zh-CN"/>
        </w:rPr>
        <w:t>{{</w:t>
      </w:r>
      <w:proofErr w:type="spellStart"/>
      <w:r>
        <w:rPr>
          <w:rFonts w:eastAsia="宋体" w:cs="Arial" w:hint="eastAsia"/>
          <w:iCs/>
          <w:sz w:val="24"/>
          <w:lang w:val="en-US" w:eastAsia="zh-CN"/>
        </w:rPr>
        <w:t>rule_file</w:t>
      </w:r>
      <w:proofErr w:type="spellEnd"/>
      <w:r>
        <w:rPr>
          <w:rFonts w:eastAsia="宋体" w:cs="Arial" w:hint="eastAsia"/>
          <w:iCs/>
          <w:sz w:val="24"/>
          <w:lang w:val="en-US" w:eastAsia="zh-CN"/>
        </w:rPr>
        <w:t>}}</w:t>
      </w:r>
      <w:r>
        <w:rPr>
          <w:rFonts w:eastAsia="宋体" w:cs="Arial"/>
          <w:iCs/>
          <w:sz w:val="24"/>
          <w:lang w:eastAsia="zh-CN"/>
        </w:rPr>
        <w:t>，盘查小组于</w:t>
      </w:r>
      <w:r>
        <w:rPr>
          <w:rFonts w:eastAsia="宋体" w:cs="Arial" w:hint="eastAsia"/>
          <w:iCs/>
          <w:sz w:val="24"/>
          <w:lang w:val="en-US" w:eastAsia="zh-CN"/>
        </w:rPr>
        <w:t>{{</w:t>
      </w:r>
      <w:proofErr w:type="spellStart"/>
      <w:r>
        <w:rPr>
          <w:rFonts w:eastAsia="宋体" w:cs="Arial" w:hint="eastAsia"/>
          <w:iCs/>
          <w:sz w:val="24"/>
          <w:lang w:val="en-US" w:eastAsia="zh-CN"/>
        </w:rPr>
        <w:t>posted_time</w:t>
      </w:r>
      <w:proofErr w:type="spellEnd"/>
      <w:r>
        <w:rPr>
          <w:rFonts w:eastAsia="宋体" w:cs="Arial" w:hint="eastAsia"/>
          <w:iCs/>
          <w:sz w:val="24"/>
          <w:lang w:val="en-US" w:eastAsia="zh-CN"/>
        </w:rPr>
        <w:t>}}</w:t>
      </w:r>
      <w:r>
        <w:rPr>
          <w:rFonts w:eastAsia="宋体" w:cs="Arial"/>
          <w:iCs/>
          <w:sz w:val="24"/>
          <w:lang w:eastAsia="zh-CN"/>
        </w:rPr>
        <w:t>对间接温室气体排放进行评价，评价结果如下：</w:t>
      </w:r>
    </w:p>
    <w:p w14:paraId="10B96FEC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范围二</w:t>
      </w:r>
      <w:r>
        <w:rPr>
          <w:rFonts w:eastAsia="宋体" w:cs="Arial"/>
          <w:iCs/>
          <w:sz w:val="24"/>
          <w:lang w:eastAsia="zh-CN"/>
        </w:rPr>
        <w:t>输入能源的间接温室气体排放和</w:t>
      </w:r>
      <w:r>
        <w:rPr>
          <w:rFonts w:eastAsia="宋体" w:cs="Arial" w:hint="eastAsia"/>
          <w:iCs/>
          <w:sz w:val="24"/>
          <w:lang w:eastAsia="zh-CN"/>
        </w:rPr>
        <w:t>范围</w:t>
      </w:r>
      <w:proofErr w:type="gramStart"/>
      <w:r>
        <w:rPr>
          <w:rFonts w:eastAsia="宋体" w:cs="Arial" w:hint="eastAsia"/>
          <w:iCs/>
          <w:sz w:val="24"/>
          <w:lang w:eastAsia="zh-CN"/>
        </w:rPr>
        <w:t>三价值</w:t>
      </w:r>
      <w:proofErr w:type="gramEnd"/>
      <w:r>
        <w:rPr>
          <w:rFonts w:eastAsia="宋体" w:cs="Arial" w:hint="eastAsia"/>
          <w:iCs/>
          <w:sz w:val="24"/>
          <w:lang w:eastAsia="zh-CN"/>
        </w:rPr>
        <w:t>链的</w:t>
      </w:r>
      <w:r>
        <w:rPr>
          <w:rFonts w:eastAsia="宋体" w:cs="Arial"/>
          <w:iCs/>
          <w:sz w:val="24"/>
          <w:lang w:eastAsia="zh-CN"/>
        </w:rPr>
        <w:t>间接温室气体排放属于重大间接排放源，予以识别和量化，见表</w:t>
      </w:r>
      <w:r>
        <w:rPr>
          <w:rFonts w:eastAsia="宋体" w:cs="Arial"/>
          <w:iCs/>
          <w:sz w:val="24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。</w:t>
      </w:r>
    </w:p>
    <w:p w14:paraId="35075B4B" w14:textId="77777777" w:rsidR="0042075D" w:rsidRDefault="0042075D">
      <w:pPr>
        <w:spacing w:before="0" w:line="360" w:lineRule="auto"/>
        <w:rPr>
          <w:rFonts w:eastAsia="宋体" w:cs="Arial"/>
          <w:iCs/>
          <w:sz w:val="24"/>
          <w:lang w:eastAsia="zh-CN"/>
        </w:rPr>
      </w:pPr>
    </w:p>
    <w:p w14:paraId="76462CAD" w14:textId="77777777" w:rsidR="0042075D" w:rsidRDefault="00000000">
      <w:pPr>
        <w:pStyle w:val="a3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>范围二、三间接排放源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3476"/>
        <w:gridCol w:w="2918"/>
      </w:tblGrid>
      <w:tr w:rsidR="0042075D" w14:paraId="6A85FCC8" w14:textId="77777777" w:rsidTr="00D2030C">
        <w:trPr>
          <w:trHeight w:val="330"/>
        </w:trPr>
        <w:tc>
          <w:tcPr>
            <w:tcW w:w="1436" w:type="pct"/>
            <w:vMerge w:val="restart"/>
            <w:shd w:val="clear" w:color="000000" w:fill="FF6600"/>
            <w:noWrap/>
            <w:vAlign w:val="center"/>
          </w:tcPr>
          <w:p w14:paraId="7D2CE048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24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sz w:val="24"/>
                <w:lang w:val="en-US" w:eastAsia="zh-CN"/>
              </w:rPr>
              <w:t>排放类别</w:t>
            </w:r>
          </w:p>
        </w:tc>
        <w:tc>
          <w:tcPr>
            <w:tcW w:w="1872" w:type="pct"/>
            <w:vMerge w:val="restart"/>
            <w:shd w:val="clear" w:color="000000" w:fill="FF6600"/>
            <w:noWrap/>
            <w:vAlign w:val="center"/>
          </w:tcPr>
          <w:p w14:paraId="3DA518AD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 w:val="24"/>
                <w:lang w:val="en-US" w:eastAsia="zh-CN"/>
              </w:rPr>
              <w:t>排放源</w:t>
            </w:r>
          </w:p>
        </w:tc>
        <w:tc>
          <w:tcPr>
            <w:tcW w:w="1571" w:type="pct"/>
            <w:vMerge w:val="restart"/>
            <w:shd w:val="clear" w:color="000000" w:fill="FF6600"/>
            <w:noWrap/>
            <w:vAlign w:val="center"/>
          </w:tcPr>
          <w:p w14:paraId="01B07BB2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 w:val="24"/>
                <w:lang w:val="en-US" w:eastAsia="zh-CN"/>
              </w:rPr>
              <w:t>设施</w:t>
            </w:r>
          </w:p>
        </w:tc>
      </w:tr>
      <w:tr w:rsidR="0042075D" w14:paraId="44E1061E" w14:textId="77777777" w:rsidTr="00D2030C">
        <w:trPr>
          <w:trHeight w:val="315"/>
        </w:trPr>
        <w:tc>
          <w:tcPr>
            <w:tcW w:w="1436" w:type="pct"/>
            <w:shd w:val="clear" w:color="000000" w:fill="FFFFFF"/>
            <w:vAlign w:val="center"/>
          </w:tcPr>
          <w:p w14:paraId="313F6970" w14:textId="77777777" w:rsidR="0042075D" w:rsidRDefault="00000000">
            <w:r>
              <w:t>{%</w:t>
            </w:r>
            <w:r>
              <w:rPr>
                <w:rFonts w:hint="eastAsia"/>
                <w:lang w:val="en-US" w:eastAsia="zh-CN"/>
              </w:rPr>
              <w:t>tr</w:t>
            </w:r>
            <w:r>
              <w:t xml:space="preserve"> for item in scope2_3_items %}</w:t>
            </w:r>
          </w:p>
        </w:tc>
        <w:tc>
          <w:tcPr>
            <w:tcW w:w="1872" w:type="pct"/>
            <w:noWrap/>
            <w:vAlign w:val="center"/>
          </w:tcPr>
          <w:p w14:paraId="68BCC3EE" w14:textId="77777777" w:rsidR="0042075D" w:rsidRDefault="0042075D">
            <w:pPr>
              <w:spacing w:before="0"/>
              <w:rPr>
                <w:rFonts w:ascii="宋体" w:eastAsia="宋体" w:hAnsi="宋体" w:cs="Arial" w:hint="eastAsia"/>
                <w:szCs w:val="20"/>
                <w:lang w:val="en-US" w:eastAsia="zh-CN"/>
              </w:rPr>
            </w:pPr>
          </w:p>
        </w:tc>
        <w:tc>
          <w:tcPr>
            <w:tcW w:w="1571" w:type="pct"/>
            <w:noWrap/>
            <w:vAlign w:val="center"/>
          </w:tcPr>
          <w:p w14:paraId="2CB55DED" w14:textId="77777777" w:rsidR="0042075D" w:rsidRDefault="0042075D">
            <w:pPr>
              <w:spacing w:before="0"/>
            </w:pPr>
          </w:p>
        </w:tc>
      </w:tr>
      <w:tr w:rsidR="0042075D" w14:paraId="719F2D03" w14:textId="77777777" w:rsidTr="00D2030C">
        <w:trPr>
          <w:trHeight w:val="315"/>
        </w:trPr>
        <w:tc>
          <w:tcPr>
            <w:tcW w:w="1436" w:type="pct"/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>{{item.name}}</w:t>
            </w:r>
          </w:p>
        </w:tc>
        <w:tc>
          <w:tcPr>
            <w:tcW w:w="1872" w:type="pct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</w:t>
            </w:r>
            <w:proofErr w:type="spellStart"/>
            <w:proofErr w:type="gramStart"/>
            <w:r>
              <w:rPr>
                <w:rFonts w:hint="eastAsia"/>
                <w:lang w:val="en-US" w:eastAsia="zh-CN"/>
              </w:rPr>
              <w:t>item.emission</w:t>
            </w:r>
            <w:proofErr w:type="gramEnd"/>
            <w:r>
              <w:rPr>
                <w:rFonts w:hint="eastAsia"/>
                <w:lang w:val="en-US" w:eastAsia="zh-CN"/>
              </w:rPr>
              <w:t>_source</w:t>
            </w:r>
            <w:proofErr w:type="spellEnd"/>
            <w:r>
              <w:rPr>
                <w:rFonts w:hint="eastAsia"/>
                <w:lang w:val="en-US" w:eastAsia="zh-CN"/>
              </w:rPr>
              <w:t>}}</w:t>
            </w:r>
          </w:p>
        </w:tc>
        <w:tc>
          <w:tcPr>
            <w:tcW w:w="1571" w:type="pct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>{{</w:t>
            </w:r>
            <w:proofErr w:type="gramStart"/>
            <w:r>
              <w:t>item.</w:t>
            </w:r>
            <w:r>
              <w:rPr>
                <w:rFonts w:hint="eastAsia"/>
                <w:lang w:val="en-US" w:eastAsia="zh-CN"/>
              </w:rPr>
              <w:t>facility</w:t>
            </w:r>
            <w:proofErr w:type="gramEnd"/>
            <w:r>
              <w:t>}}</w:t>
            </w:r>
          </w:p>
        </w:tc>
      </w:tr>
      <w:tr w:rsidR="0042075D" w14:paraId="22FDACEB" w14:textId="77777777" w:rsidTr="00D2030C">
        <w:trPr>
          <w:trHeight w:val="315"/>
        </w:trPr>
        <w:tc>
          <w:tcPr>
            <w:tcW w:w="1436" w:type="pct"/>
            <w:shd w:val="clear" w:color="000000" w:fill="FFFFFF"/>
            <w:vAlign w:val="center"/>
          </w:tcPr>
          <w:p w14:paraId="028EC82D" w14:textId="77777777" w:rsidR="0042075D" w:rsidRDefault="00000000">
            <w:pPr>
              <w:spacing w:before="0"/>
            </w:pPr>
            <w:r>
              <w:t>{%</w:t>
            </w:r>
            <w:r>
              <w:rPr>
                <w:rFonts w:hint="eastAsia"/>
                <w:lang w:val="en-US" w:eastAsia="zh-CN"/>
              </w:rPr>
              <w:t>tr</w:t>
            </w:r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1872" w:type="pct"/>
            <w:noWrap/>
            <w:vAlign w:val="center"/>
          </w:tcPr>
          <w:p w14:paraId="3AA21208" w14:textId="77777777" w:rsidR="0042075D" w:rsidRDefault="0042075D">
            <w:pPr>
              <w:spacing w:before="0"/>
              <w:rPr>
                <w:rFonts w:ascii="宋体" w:eastAsia="宋体" w:hAnsi="宋体" w:cs="Arial" w:hint="eastAsia"/>
                <w:szCs w:val="20"/>
                <w:lang w:val="en-US" w:eastAsia="zh-CN"/>
              </w:rPr>
            </w:pPr>
          </w:p>
        </w:tc>
        <w:tc>
          <w:tcPr>
            <w:tcW w:w="1571" w:type="pct"/>
            <w:noWrap/>
            <w:vAlign w:val="center"/>
          </w:tcPr>
          <w:p w14:paraId="769A92C6" w14:textId="77777777" w:rsidR="0042075D" w:rsidRDefault="0042075D">
            <w:pPr>
              <w:spacing w:before="0"/>
            </w:pPr>
          </w:p>
        </w:tc>
      </w:tr>
    </w:tbl>
    <w:p w14:paraId="78DF77ED" w14:textId="77777777" w:rsidR="0042075D" w:rsidRDefault="0042075D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148538C6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r>
        <w:t>生物质燃烧排放</w:t>
      </w:r>
    </w:p>
    <w:p w14:paraId="5BC7D179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本次盘查范围内无生物质燃烧排放。</w:t>
      </w:r>
    </w:p>
    <w:p w14:paraId="1BBBF3D0" w14:textId="77777777" w:rsidR="0042075D" w:rsidRDefault="0042075D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3008C705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bookmarkStart w:id="29" w:name="_Toc198906581"/>
      <w:r>
        <w:t>生物排放</w:t>
      </w:r>
      <w:bookmarkEnd w:id="29"/>
    </w:p>
    <w:p w14:paraId="7EBB8878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本公司无生物排放。</w:t>
      </w:r>
    </w:p>
    <w:p w14:paraId="7B6F679D" w14:textId="77777777" w:rsidR="0042075D" w:rsidRDefault="0042075D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7BE6F455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bookmarkStart w:id="30" w:name="_Toc198906582"/>
      <w:r>
        <w:t>直接</w:t>
      </w:r>
      <w:r>
        <w:t>GHG</w:t>
      </w:r>
      <w:r>
        <w:t>移除</w:t>
      </w:r>
      <w:bookmarkEnd w:id="30"/>
    </w:p>
    <w:p w14:paraId="55DFBEF9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本次盘查范围内无直接温室气体移除（</w:t>
      </w:r>
      <w:r>
        <w:rPr>
          <w:rFonts w:eastAsia="宋体" w:cs="Arial"/>
          <w:iCs/>
          <w:sz w:val="24"/>
          <w:lang w:eastAsia="zh-CN"/>
        </w:rPr>
        <w:t>GHG Removal</w:t>
      </w:r>
      <w:r>
        <w:rPr>
          <w:rFonts w:eastAsia="宋体" w:cs="Arial"/>
          <w:iCs/>
          <w:sz w:val="24"/>
          <w:lang w:eastAsia="zh-CN"/>
        </w:rPr>
        <w:t>）。</w:t>
      </w:r>
    </w:p>
    <w:p w14:paraId="03AE3565" w14:textId="77777777" w:rsidR="0042075D" w:rsidRDefault="0042075D">
      <w:pPr>
        <w:spacing w:before="0" w:line="360" w:lineRule="auto"/>
        <w:rPr>
          <w:rFonts w:eastAsia="宋体" w:cs="Arial"/>
          <w:iCs/>
          <w:sz w:val="24"/>
          <w:lang w:eastAsia="zh-CN"/>
        </w:rPr>
      </w:pPr>
    </w:p>
    <w:p w14:paraId="4D431C7D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bookmarkStart w:id="31" w:name="_Toc198906583"/>
      <w:r>
        <w:t>GHG</w:t>
      </w:r>
      <w:r>
        <w:t>储存</w:t>
      </w:r>
      <w:bookmarkEnd w:id="31"/>
    </w:p>
    <w:p w14:paraId="22A8B51D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本次盘查范围内无温室气体储存（</w:t>
      </w:r>
      <w:r>
        <w:rPr>
          <w:rFonts w:eastAsia="宋体" w:cs="Arial"/>
          <w:iCs/>
          <w:sz w:val="24"/>
          <w:lang w:eastAsia="zh-CN"/>
        </w:rPr>
        <w:t>GHG Storage</w:t>
      </w:r>
      <w:r>
        <w:rPr>
          <w:rFonts w:eastAsia="宋体" w:cs="Arial"/>
          <w:iCs/>
          <w:sz w:val="24"/>
          <w:lang w:eastAsia="zh-CN"/>
        </w:rPr>
        <w:t>）。</w:t>
      </w:r>
    </w:p>
    <w:p w14:paraId="3D38DAE0" w14:textId="77777777" w:rsidR="0042075D" w:rsidRDefault="0042075D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493185D6" w14:textId="77777777" w:rsidR="0042075D" w:rsidRDefault="00000000">
      <w:pPr>
        <w:pStyle w:val="Style2"/>
        <w:numPr>
          <w:ilvl w:val="0"/>
          <w:numId w:val="8"/>
        </w:numPr>
        <w:spacing w:line="360" w:lineRule="auto"/>
        <w:rPr>
          <w:b/>
          <w:iCs/>
          <w:sz w:val="28"/>
          <w:szCs w:val="28"/>
        </w:rPr>
      </w:pPr>
      <w:bookmarkStart w:id="32" w:name="_Toc198906584"/>
      <w:r>
        <w:rPr>
          <w:b/>
          <w:iCs/>
          <w:sz w:val="28"/>
          <w:szCs w:val="28"/>
        </w:rPr>
        <w:t>温室气体盘查清册与量化说明</w:t>
      </w:r>
      <w:bookmarkEnd w:id="32"/>
    </w:p>
    <w:p w14:paraId="0BE84101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bookmarkStart w:id="33" w:name="_Toc6523477"/>
      <w:bookmarkStart w:id="34" w:name="_Toc6523320"/>
      <w:bookmarkStart w:id="35" w:name="_Toc6523823"/>
      <w:bookmarkStart w:id="36" w:name="_Toc198906585"/>
      <w:bookmarkStart w:id="37" w:name="_Toc175660674"/>
      <w:bookmarkEnd w:id="33"/>
      <w:bookmarkEnd w:id="34"/>
      <w:bookmarkEnd w:id="35"/>
      <w:r>
        <w:rPr>
          <w:rFonts w:hint="eastAsia"/>
        </w:rPr>
        <w:t>温室气体盘查清册</w:t>
      </w:r>
      <w:bookmarkEnd w:id="36"/>
      <w:bookmarkEnd w:id="37"/>
    </w:p>
    <w:p w14:paraId="68128A2B" w14:textId="77777777" w:rsidR="0042075D" w:rsidRDefault="00000000">
      <w:pPr>
        <w:pStyle w:val="Style2"/>
        <w:numPr>
          <w:ilvl w:val="2"/>
          <w:numId w:val="11"/>
        </w:numPr>
        <w:spacing w:line="360" w:lineRule="auto"/>
      </w:pPr>
      <w:bookmarkStart w:id="38" w:name="_Toc198906586"/>
      <w:bookmarkStart w:id="39" w:name="_Toc175660675"/>
      <w:r>
        <w:rPr>
          <w:rFonts w:hint="eastAsia"/>
        </w:rPr>
        <w:t>范围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直接排放源清册</w:t>
      </w:r>
      <w:bookmarkEnd w:id="38"/>
      <w:bookmarkEnd w:id="39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775"/>
        <w:gridCol w:w="476"/>
        <w:gridCol w:w="1166"/>
        <w:gridCol w:w="947"/>
        <w:gridCol w:w="946"/>
        <w:gridCol w:w="946"/>
        <w:gridCol w:w="961"/>
        <w:gridCol w:w="959"/>
        <w:gridCol w:w="942"/>
        <w:gridCol w:w="944"/>
      </w:tblGrid>
      <w:tr w:rsidR="0042075D" w:rsidRPr="00D2030C" w14:paraId="2AED99B0" w14:textId="77777777">
        <w:trPr>
          <w:trHeight w:val="503"/>
        </w:trPr>
        <w:tc>
          <w:tcPr>
            <w:tcW w:w="427" w:type="pct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A4B866A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编号</w:t>
            </w:r>
          </w:p>
        </w:tc>
        <w:tc>
          <w:tcPr>
            <w:tcW w:w="262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E704E7A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排放源</w:t>
            </w:r>
          </w:p>
        </w:tc>
        <w:tc>
          <w:tcPr>
            <w:tcW w:w="64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57F5A1D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  <w:tc>
          <w:tcPr>
            <w:tcW w:w="522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1B0E26E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</w:p>
        </w:tc>
        <w:tc>
          <w:tcPr>
            <w:tcW w:w="522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19EB4BE9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4</w:t>
            </w:r>
          </w:p>
        </w:tc>
        <w:tc>
          <w:tcPr>
            <w:tcW w:w="522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2CBFB17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O</w:t>
            </w:r>
          </w:p>
        </w:tc>
        <w:tc>
          <w:tcPr>
            <w:tcW w:w="530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166C8C35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529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D4B81A1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520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34B8D60E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6</w:t>
            </w:r>
          </w:p>
        </w:tc>
        <w:tc>
          <w:tcPr>
            <w:tcW w:w="521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FFFF"/>
            </w:tcBorders>
            <w:shd w:val="clear" w:color="000000" w:fill="FF6600"/>
            <w:noWrap/>
            <w:vAlign w:val="center"/>
          </w:tcPr>
          <w:p w14:paraId="31F8A563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3</w:t>
            </w:r>
          </w:p>
        </w:tc>
      </w:tr>
      <w:tr w:rsidR="0042075D" w:rsidRPr="00D2030C" w14:paraId="1DBEA9C9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000000"/>
              <w:right w:val="single" w:sz="4" w:space="0" w:color="FFCC99"/>
            </w:tcBorders>
            <w:shd w:val="clear" w:color="000000" w:fill="FFCC99"/>
            <w:noWrap/>
            <w:vAlign w:val="center"/>
          </w:tcPr>
          <w:p w14:paraId="782DBCCA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范围</w:t>
            </w:r>
            <w:proofErr w:type="gramStart"/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一</w:t>
            </w:r>
            <w:proofErr w:type="gramEnd"/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/>
              </w:rPr>
              <w:t xml:space="preserve"> </w:t>
            </w: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直接排放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FCC99"/>
            <w:noWrap/>
            <w:vAlign w:val="center"/>
          </w:tcPr>
          <w:p w14:paraId="0DB09902" w14:textId="77777777" w:rsidR="0042075D" w:rsidRPr="00D2030C" w:rsidRDefault="00000000">
            <w:pPr>
              <w:spacing w:before="0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FCC99"/>
            <w:noWrap/>
            <w:vAlign w:val="center"/>
          </w:tcPr>
          <w:p w14:paraId="4AEA8C83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{{scope1_emissions_total_green_house_gas_emissions_sum_formatted}}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FCC99"/>
            <w:noWrap/>
            <w:vAlign w:val="center"/>
          </w:tcPr>
          <w:p w14:paraId="231D4C91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{{scope1_emissions_CO2_emissions_sum_formatted}}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FCC99"/>
            <w:noWrap/>
            <w:vAlign w:val="center"/>
          </w:tcPr>
          <w:p w14:paraId="360F1B63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{{scope1_emissions_CH4_emissions_sum_formatted}}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FCC99"/>
            <w:noWrap/>
            <w:vAlign w:val="center"/>
          </w:tcPr>
          <w:p w14:paraId="7C9A6E17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{{scope1_emissions_N2O_emissions_sum_formatted}}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FCC99"/>
            <w:noWrap/>
            <w:vAlign w:val="center"/>
          </w:tcPr>
          <w:p w14:paraId="4B7E7359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{{scope1_emissions_HFCs_emissions_sum_formatted}}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FCC99"/>
            <w:noWrap/>
            <w:vAlign w:val="center"/>
          </w:tcPr>
          <w:p w14:paraId="4D1BF513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{{scope1_emissions_PFCs_emissions_sum_formatted}}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FCC99"/>
            <w:noWrap/>
            <w:vAlign w:val="center"/>
          </w:tcPr>
          <w:p w14:paraId="4495A847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{{scope1_emissions_SFs_emissions_sum_formatted}}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FCC99"/>
            <w:noWrap/>
            <w:vAlign w:val="center"/>
          </w:tcPr>
          <w:p w14:paraId="3C65857C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{{scope1_emissions_NF3_emissions_sum_formatted}}</w:t>
            </w:r>
          </w:p>
        </w:tc>
      </w:tr>
      <w:tr w:rsidR="0042075D" w:rsidRPr="00D2030C" w14:paraId="62CFC390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36843F4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1.1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0A7CC75D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proofErr w:type="gramStart"/>
            <w:r w:rsidRPr="00D2030C"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  <w:t>固定源</w:t>
            </w:r>
            <w:proofErr w:type="gramEnd"/>
            <w:r w:rsidRPr="00D2030C"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  <w:t>燃烧直接排放</w:t>
            </w:r>
          </w:p>
        </w:tc>
        <w:tc>
          <w:tcPr>
            <w:tcW w:w="643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6FF8E737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{{scope1_stationary_combustion_emissions_total_green_house_gas_emissions_sum_formatted}}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3ACB1E2B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{{scope1_stationary_combustion_emissions_CO2_emissions_sum_formatted}}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1D5134C2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{{scope1_stationary_combustion_emissions_CH4_emissions_sum_formatted}}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4F61C7D9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{{scope1_stationary_combustion_emissions_N2O_emissions_sum_formatted}}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753CB3B5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{{scope1_stationary_combustion_emissions_HFCs_emissions_sum_formatted}}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34C72BD4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{{scope1_stationary_combustion_emissions_PFCs_emissions_sum_formatted}}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57E92E45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{{scope1_stationary_combustion_emissions_SFs_emissions_sum_formatted}}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27A0E722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{{scope1_stationary_combustion_emissions_NF3_emissions_sum_formatted}}</w:t>
            </w:r>
          </w:p>
        </w:tc>
      </w:tr>
      <w:tr w:rsidR="0042075D" w:rsidRPr="00D2030C" w14:paraId="792F3BEC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78E5EB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{%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tr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for item in scope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1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_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stationary_combustion_emissions_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ite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lastRenderedPageBreak/>
              <w:t>ms %}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0BD3EEBE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C7AB036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9C6E281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DEC555E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E93BD35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CE6DB9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E543962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02A4303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0599ED6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  <w:tr w:rsidR="0042075D" w:rsidRPr="00D2030C" w14:paraId="6CBEB3FF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41AD82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item.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number</w:t>
            </w:r>
            <w:proofErr w:type="spellEnd"/>
            <w:proofErr w:type="gramEnd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34E4118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_source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C8190C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item.total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_green_house_gas_emissions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19C249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{{item.CO2_emissions}}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E34B03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{{item.CH4_emissions}}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57FA8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{{item.N2O_emissions}}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832F13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item.HFCs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5CEBE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item.PFCs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8D3C33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item.SFs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EF58A1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{{item.NF3_emissions}}</w:t>
            </w:r>
          </w:p>
        </w:tc>
      </w:tr>
      <w:tr w:rsidR="0042075D" w:rsidRPr="00D2030C" w14:paraId="49AC4F4F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6B0C273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{%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tr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</w:t>
            </w:r>
            <w:proofErr w:type="spellStart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endfor</w:t>
            </w:r>
            <w:proofErr w:type="spellEnd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C4919E9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B73CAA6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4321554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068F4E1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58752E0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3832DE0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A839D53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3766C6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6E89E1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  <w:tr w:rsidR="0042075D" w:rsidRPr="00D2030C" w14:paraId="1B876326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726B69F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1.2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1DCDABAF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  <w:t>移动源燃烧直接排放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764028D2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{{scope1_mobile_combustion_emissions_total_green_house_gas_emissions_sum_formatted}}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166AEEBC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{{scope1_mobile_combustion_emissions_CO2_emissions_sum_formatted}}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1F55723F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{{scope1_mobile_combustion_emissions_CH4_emissions_sum_formatted}}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2C0CAD76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{{scope1_mobile_combustion_emissions_N2O_emissions_sum_formatted}}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7D6741C9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{{scope1_mobile_combustion_emissions_HFCs_emissions_sum_formatted}}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7D53A584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{{scope1_mobile_combustion_emissions_PFCs_emissions_sum_formatted}}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0D01AF91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{{scope1_mobile_combustion_emissions_SFs_emissions_sum_formatted}}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14B915D6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{{scope1_mobile_combustion_emissions_NF3_emissions_sum_formatted}}</w:t>
            </w:r>
          </w:p>
        </w:tc>
      </w:tr>
      <w:tr w:rsidR="0042075D" w:rsidRPr="00D2030C" w14:paraId="67FA17C7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33F3695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{%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tr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for item in scope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1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_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mobile_combustion_emissions_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items %}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1C1C3154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09D2262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73CCC4A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275FFAF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DEC8E2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4CD6243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63F8E38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F3FA0C8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707F976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  <w:tr w:rsidR="0042075D" w:rsidRPr="00D2030C" w14:paraId="14026107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006F2D6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item.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number</w:t>
            </w:r>
            <w:proofErr w:type="spellEnd"/>
            <w:proofErr w:type="gramEnd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42E52F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_source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0309EB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item.total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_green_house_gas_emissions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445125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{{item.CO2_emissions}}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8DD813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{{item.CH4_emissions}}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4B35DF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{{item.N2O_emissions}}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027D88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item.HFCs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3AA245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item.PFCs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141A02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item.SFs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DAAFEE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{{item.NF3_emissions}}</w:t>
            </w:r>
          </w:p>
        </w:tc>
      </w:tr>
      <w:tr w:rsidR="0042075D" w:rsidRPr="00D2030C" w14:paraId="17C46CB8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3A51135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{%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tr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</w:t>
            </w:r>
            <w:proofErr w:type="spellStart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endfor</w:t>
            </w:r>
            <w:proofErr w:type="spellEnd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36013F3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7EA2A38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D62711F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49A96BE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995C0C0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1107BC3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068C4E6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E569C52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BB7DDCA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  <w:tr w:rsidR="0042075D" w:rsidRPr="00D2030C" w14:paraId="2DAC5D5E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658B9C9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1.3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38044811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  <w:t>逸散源直</w:t>
            </w:r>
            <w:r w:rsidRPr="00D2030C"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  <w:lastRenderedPageBreak/>
              <w:t>接排放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174D98E2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lastRenderedPageBreak/>
              <w:t>{{scope1_fugitive_emissions_total_g</w:t>
            </w: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lastRenderedPageBreak/>
              <w:t>reen_house_gas_emissions_sum_formatted}}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16EECE60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lastRenderedPageBreak/>
              <w:t>{{scope1_fugitive_emissio</w:t>
            </w: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lastRenderedPageBreak/>
              <w:t>ns_CO2_emissions_sum_formatted}}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626FFC29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lastRenderedPageBreak/>
              <w:t>{{scope1_fugitive_emissio</w:t>
            </w: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lastRenderedPageBreak/>
              <w:t>ns_CH4_emissions_sum_formatted}}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7D298F13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lastRenderedPageBreak/>
              <w:t>{{scope1_fugitive_emissio</w:t>
            </w: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lastRenderedPageBreak/>
              <w:t>ns_N2O_emissions_sum_formatted}}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3E62D878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lastRenderedPageBreak/>
              <w:t>{{scope1_fugitive_emissions_</w:t>
            </w: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lastRenderedPageBreak/>
              <w:t>HFCs_emissions_sum_formatted}}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71174424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lastRenderedPageBreak/>
              <w:t>{{scope1_fugitive_emissions</w:t>
            </w: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lastRenderedPageBreak/>
              <w:t>_PFCs_emissions_sum_formatted}}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249DFD09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lastRenderedPageBreak/>
              <w:t>{{scope1_fugitive_emissio</w:t>
            </w: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lastRenderedPageBreak/>
              <w:t>ns_SFs_emissions_sum_formatted}}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5C0101BB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lastRenderedPageBreak/>
              <w:t>{{scope1_fugitive_emissio</w:t>
            </w: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lastRenderedPageBreak/>
              <w:t>ns_NF3_emissions_sum_formatted}}</w:t>
            </w:r>
          </w:p>
        </w:tc>
      </w:tr>
      <w:tr w:rsidR="0042075D" w:rsidRPr="00D2030C" w14:paraId="4364E82D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4886B15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lastRenderedPageBreak/>
              <w:t>{%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tr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for item in scope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1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_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fugitive_emissions_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items %}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724E60C5" w14:textId="77777777" w:rsidR="0042075D" w:rsidRPr="00D2030C" w:rsidRDefault="0042075D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E363AC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5738BF0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CCC307B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06CC4AA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7C16966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1F55E61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D325288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E94F417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  <w:tr w:rsidR="0042075D" w:rsidRPr="00D2030C" w14:paraId="0D56B3D6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112BEDA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item.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number</w:t>
            </w:r>
            <w:proofErr w:type="spellEnd"/>
            <w:proofErr w:type="gramEnd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D49CBD4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_source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31D76E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item.total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_green_house_gas_emissions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C66810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{{item.CO2_emissions}}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371144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{{item.CH4_emissions}}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424CC9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{{item.N2O_emissions}}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2CA08B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item.HFCs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BBDF79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item.PFCs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1CFB61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item.SFs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8897B9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{{item.NF3_emissions}}</w:t>
            </w:r>
          </w:p>
        </w:tc>
      </w:tr>
      <w:tr w:rsidR="0042075D" w:rsidRPr="00D2030C" w14:paraId="1B73DBCC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23DCEC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{%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tr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</w:t>
            </w:r>
            <w:proofErr w:type="spellStart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endfor</w:t>
            </w:r>
            <w:proofErr w:type="spellEnd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28320D9F" w14:textId="77777777" w:rsidR="0042075D" w:rsidRPr="00D2030C" w:rsidRDefault="0042075D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3414D21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B389F97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64F2AF6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63007AC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BA2FEF6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71C2D63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F05F8EB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32B33ED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  <w:tr w:rsidR="0042075D" w:rsidRPr="00D2030C" w14:paraId="688C5EE1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46C3ECA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1.4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655A06A6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proofErr w:type="gramStart"/>
            <w:r w:rsidRPr="00D2030C"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  <w:t>制程排放</w:t>
            </w:r>
            <w:proofErr w:type="gramEnd"/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49BDFB8D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{{scope1_process_emissions_total_green_house_gas_emissions_sum_formatted}}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1868239F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{{scope1_process_emissions_CO2_emissions_sum_formatted}}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6E2B449B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{{scope1_process_emissions_CH4_emissions_sum_formatted}}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0CF3D0D8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{{scope1_process_emissions_N2O_emissions_sum_formatted}}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009F9C8E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{{scope1_process_emissions_HFCs_emissions_sum_formatted}}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06459BE7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{{scope1_process_emissions_PFCs_emissions_sum_formatted}}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377A95C2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{{scope1_process_emissions_SFs_emissions_sum_formatted}}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74CFF239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{{scope1_process_emissions_NF3_emissions_sum_formatted}}</w:t>
            </w:r>
          </w:p>
        </w:tc>
      </w:tr>
      <w:tr w:rsidR="0042075D" w:rsidRPr="00D2030C" w14:paraId="61E6E9C1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6C20C66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{%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tr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for item in scope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1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_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process_emissions_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items %}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068A0D5" w14:textId="77777777" w:rsidR="0042075D" w:rsidRPr="00D2030C" w:rsidRDefault="0042075D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8EEDA6F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E3E79A3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DCD4D96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826587F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21DD448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D65A752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FD0D47A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973FE13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  <w:tr w:rsidR="0042075D" w:rsidRPr="00D2030C" w14:paraId="0E265F29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2A27C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item.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number</w:t>
            </w:r>
            <w:proofErr w:type="spellEnd"/>
            <w:proofErr w:type="gramEnd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E9165EB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_s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lastRenderedPageBreak/>
              <w:t>ource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AFFDED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lastRenderedPageBreak/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item.total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_green_house_gas_emissions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51471E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{{item.CO2_emissions}}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C61E98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{{item.CH4_emissions}}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47E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{{item.N2O_emissions}}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806F5B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item.HFCs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E0E3F4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item.PFCs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39D9A8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item.SFs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03DCE7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{{item.NF3_emissions}}</w:t>
            </w:r>
          </w:p>
        </w:tc>
      </w:tr>
      <w:tr w:rsidR="0042075D" w:rsidRPr="00D2030C" w14:paraId="010E1039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11D56B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{%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tr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</w:t>
            </w:r>
            <w:proofErr w:type="spellStart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endfor</w:t>
            </w:r>
            <w:proofErr w:type="spellEnd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0D94E535" w14:textId="77777777" w:rsidR="0042075D" w:rsidRPr="00D2030C" w:rsidRDefault="0042075D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429C83F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1F3CFE2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7AF761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5711BD4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F457AD1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78585DB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86D0BFC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A718BD4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</w:tbl>
    <w:p w14:paraId="139103C5" w14:textId="77777777" w:rsidR="0042075D" w:rsidRDefault="00000000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</w:t>
      </w:r>
      <w:r>
        <w:rPr>
          <w:rFonts w:eastAsia="宋体" w:cs="Arial"/>
          <w:iCs/>
          <w:sz w:val="24"/>
          <w:lang w:eastAsia="zh-CN"/>
        </w:rPr>
        <w:t>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3D4A64B9" w14:textId="77777777" w:rsidR="0042075D" w:rsidRDefault="0042075D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6A06EF79" w14:textId="77777777" w:rsidR="0042075D" w:rsidRDefault="00000000">
      <w:pPr>
        <w:pStyle w:val="Style2"/>
        <w:numPr>
          <w:ilvl w:val="2"/>
          <w:numId w:val="12"/>
        </w:numPr>
        <w:spacing w:line="360" w:lineRule="auto"/>
      </w:pPr>
      <w:bookmarkStart w:id="40" w:name="_Toc198906587"/>
      <w:r>
        <w:rPr>
          <w:rFonts w:hint="eastAsia"/>
        </w:rPr>
        <w:t>范围二</w:t>
      </w:r>
      <w:r>
        <w:t>输入能源的间接排放清册</w:t>
      </w:r>
      <w:bookmarkEnd w:id="40"/>
    </w:p>
    <w:tbl>
      <w:tblPr>
        <w:tblW w:w="5000" w:type="pct"/>
        <w:tblLook w:val="04A0" w:firstRow="1" w:lastRow="0" w:firstColumn="1" w:lastColumn="0" w:noHBand="0" w:noVBand="1"/>
      </w:tblPr>
      <w:tblGrid>
        <w:gridCol w:w="1055"/>
        <w:gridCol w:w="856"/>
        <w:gridCol w:w="1317"/>
        <w:gridCol w:w="830"/>
        <w:gridCol w:w="827"/>
        <w:gridCol w:w="830"/>
        <w:gridCol w:w="859"/>
        <w:gridCol w:w="855"/>
        <w:gridCol w:w="813"/>
        <w:gridCol w:w="820"/>
      </w:tblGrid>
      <w:tr w:rsidR="0042075D" w:rsidRPr="00D2030C" w14:paraId="57ECE324" w14:textId="77777777">
        <w:trPr>
          <w:trHeight w:val="503"/>
        </w:trPr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71DEA72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编号</w:t>
            </w:r>
          </w:p>
        </w:tc>
        <w:tc>
          <w:tcPr>
            <w:tcW w:w="49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1B7EA0F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排放源</w:t>
            </w:r>
          </w:p>
        </w:tc>
        <w:tc>
          <w:tcPr>
            <w:tcW w:w="765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79B28B3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  <w:tc>
          <w:tcPr>
            <w:tcW w:w="47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6754068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</w:p>
        </w:tc>
        <w:tc>
          <w:tcPr>
            <w:tcW w:w="476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B34A667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4</w:t>
            </w:r>
          </w:p>
        </w:tc>
        <w:tc>
          <w:tcPr>
            <w:tcW w:w="47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DE0A858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O</w:t>
            </w:r>
          </w:p>
        </w:tc>
        <w:tc>
          <w:tcPr>
            <w:tcW w:w="495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1EA6F33D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49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5CE38A4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46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35F9802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6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FFFF"/>
            </w:tcBorders>
            <w:shd w:val="clear" w:color="000000" w:fill="FF6600"/>
            <w:noWrap/>
            <w:vAlign w:val="center"/>
          </w:tcPr>
          <w:p w14:paraId="155779EB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3</w:t>
            </w:r>
          </w:p>
        </w:tc>
      </w:tr>
      <w:tr w:rsidR="0042075D" w:rsidRPr="00D2030C" w14:paraId="09F1621D" w14:textId="77777777">
        <w:trPr>
          <w:trHeight w:val="503"/>
        </w:trPr>
        <w:tc>
          <w:tcPr>
            <w:tcW w:w="872" w:type="pct"/>
            <w:gridSpan w:val="2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nil"/>
            </w:tcBorders>
            <w:shd w:val="clear" w:color="000000" w:fill="FABF8F"/>
            <w:noWrap/>
            <w:vAlign w:val="center"/>
          </w:tcPr>
          <w:p w14:paraId="35D2D3D1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范围二 外购电间接排放</w:t>
            </w:r>
          </w:p>
        </w:tc>
        <w:tc>
          <w:tcPr>
            <w:tcW w:w="76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7414B670" w14:textId="77777777" w:rsidR="0042075D" w:rsidRPr="00D2030C" w:rsidRDefault="0042075D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</w:p>
        </w:tc>
        <w:tc>
          <w:tcPr>
            <w:tcW w:w="47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59A7EBC2" w14:textId="77777777" w:rsidR="0042075D" w:rsidRPr="00D2030C" w:rsidRDefault="0042075D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</w:p>
        </w:tc>
        <w:tc>
          <w:tcPr>
            <w:tcW w:w="47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1A0C6219" w14:textId="77777777" w:rsidR="0042075D" w:rsidRPr="00D2030C" w:rsidRDefault="0042075D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</w:p>
        </w:tc>
        <w:tc>
          <w:tcPr>
            <w:tcW w:w="47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681C0CC8" w14:textId="77777777" w:rsidR="0042075D" w:rsidRPr="00D2030C" w:rsidRDefault="0042075D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</w:p>
        </w:tc>
        <w:tc>
          <w:tcPr>
            <w:tcW w:w="49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17233B3C" w14:textId="77777777" w:rsidR="0042075D" w:rsidRPr="00D2030C" w:rsidRDefault="0042075D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</w:p>
        </w:tc>
        <w:tc>
          <w:tcPr>
            <w:tcW w:w="49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3DA439D3" w14:textId="77777777" w:rsidR="0042075D" w:rsidRPr="00D2030C" w:rsidRDefault="0042075D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604B2300" w14:textId="77777777" w:rsidR="0042075D" w:rsidRPr="00D2030C" w:rsidRDefault="0042075D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3D8A9E8D" w14:textId="77777777" w:rsidR="0042075D" w:rsidRPr="00D2030C" w:rsidRDefault="0042075D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</w:p>
        </w:tc>
      </w:tr>
      <w:tr w:rsidR="0042075D" w:rsidRPr="00D2030C" w14:paraId="34BEFD1B" w14:textId="77777777">
        <w:trPr>
          <w:trHeight w:val="503"/>
        </w:trPr>
        <w:tc>
          <w:tcPr>
            <w:tcW w:w="378" w:type="pct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0C4DB2A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{%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tr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for item in scope2_items %}</w:t>
            </w:r>
          </w:p>
        </w:tc>
        <w:tc>
          <w:tcPr>
            <w:tcW w:w="493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1BCC5CE8" w14:textId="77777777" w:rsidR="0042075D" w:rsidRPr="00D2030C" w:rsidRDefault="0042075D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</w:p>
        </w:tc>
        <w:tc>
          <w:tcPr>
            <w:tcW w:w="76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A1503C1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8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3DC3ED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3923982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8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BB504F9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95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A8C88A4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93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C62E0A8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68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8516825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615287C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  <w:tr w:rsidR="0042075D" w:rsidRPr="00D2030C" w14:paraId="13A8285E" w14:textId="77777777">
        <w:trPr>
          <w:trHeight w:val="503"/>
        </w:trPr>
        <w:tc>
          <w:tcPr>
            <w:tcW w:w="378" w:type="pct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1E00C96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item.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number</w:t>
            </w:r>
            <w:proofErr w:type="spellEnd"/>
            <w:proofErr w:type="gramEnd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93" w:type="pct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000000" w:fill="FFFF00"/>
            <w:vAlign w:val="center"/>
          </w:tcPr>
          <w:p w14:paraId="1F3B5108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_source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1A066D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item.total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_green_house_gas_emissions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78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19706A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{{item.CO2_emissions}}</w:t>
            </w:r>
          </w:p>
        </w:tc>
        <w:tc>
          <w:tcPr>
            <w:tcW w:w="476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9E6EA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{{item.CH4_emissions}}</w:t>
            </w:r>
          </w:p>
        </w:tc>
        <w:tc>
          <w:tcPr>
            <w:tcW w:w="478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ABAE13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{{item.N2O_emissions}}</w:t>
            </w:r>
          </w:p>
        </w:tc>
        <w:tc>
          <w:tcPr>
            <w:tcW w:w="49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E5F8BA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item.HFCs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93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27D1267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item.PFCs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68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37F4F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item.SFs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4BDE287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{{item.NF3_emissions}}</w:t>
            </w:r>
          </w:p>
        </w:tc>
      </w:tr>
      <w:tr w:rsidR="0042075D" w:rsidRPr="00D2030C" w14:paraId="652DDD8F" w14:textId="77777777">
        <w:trPr>
          <w:trHeight w:val="503"/>
        </w:trPr>
        <w:tc>
          <w:tcPr>
            <w:tcW w:w="378" w:type="pct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35215107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{%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tr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</w:t>
            </w:r>
            <w:proofErr w:type="spellStart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endfor</w:t>
            </w:r>
            <w:proofErr w:type="spellEnd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A2E39D5" w14:textId="77777777" w:rsidR="0042075D" w:rsidRPr="00D2030C" w:rsidRDefault="0042075D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</w:p>
        </w:tc>
        <w:tc>
          <w:tcPr>
            <w:tcW w:w="76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A6D7460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8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416521B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758975F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8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CB3EEE0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95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DDFFFA2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93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55ED826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68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296EBAA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DBCC00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</w:tbl>
    <w:p w14:paraId="2B99B4AE" w14:textId="77777777" w:rsidR="0042075D" w:rsidRDefault="00000000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</w:t>
      </w:r>
      <w:r>
        <w:rPr>
          <w:rFonts w:eastAsia="宋体" w:cs="Arial"/>
          <w:iCs/>
          <w:sz w:val="24"/>
          <w:lang w:eastAsia="zh-CN"/>
        </w:rPr>
        <w:t>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42B5491C" w14:textId="77777777" w:rsidR="0042075D" w:rsidRDefault="0042075D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3FC27F1A" w14:textId="77777777" w:rsidR="0042075D" w:rsidRDefault="00000000">
      <w:pPr>
        <w:pStyle w:val="Style2"/>
        <w:numPr>
          <w:ilvl w:val="2"/>
          <w:numId w:val="12"/>
        </w:numPr>
        <w:spacing w:line="360" w:lineRule="auto"/>
      </w:pPr>
      <w:bookmarkStart w:id="41" w:name="_Toc198906588"/>
      <w:bookmarkStart w:id="42" w:name="_Toc175660677"/>
      <w:r>
        <w:rPr>
          <w:rFonts w:hint="eastAsia"/>
        </w:rPr>
        <w:t>范围三类别</w:t>
      </w:r>
      <w:r>
        <w:rPr>
          <w:rFonts w:hint="eastAsia"/>
        </w:rPr>
        <w:t>1</w:t>
      </w:r>
      <w:r>
        <w:rPr>
          <w:rFonts w:hint="eastAsia"/>
        </w:rPr>
        <w:t>外购商品和服务的上游排放</w:t>
      </w:r>
      <w:r>
        <w:t>清册</w:t>
      </w:r>
      <w:bookmarkStart w:id="43" w:name="OLE_LINK2"/>
      <w:bookmarkEnd w:id="41"/>
      <w:bookmarkEnd w:id="42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789"/>
        <w:gridCol w:w="635"/>
        <w:gridCol w:w="954"/>
        <w:gridCol w:w="954"/>
        <w:gridCol w:w="955"/>
        <w:gridCol w:w="955"/>
        <w:gridCol w:w="955"/>
        <w:gridCol w:w="955"/>
        <w:gridCol w:w="955"/>
        <w:gridCol w:w="955"/>
      </w:tblGrid>
      <w:tr w:rsidR="0042075D" w:rsidRPr="00D2030C" w14:paraId="460C5535" w14:textId="77777777">
        <w:trPr>
          <w:trHeight w:val="503"/>
        </w:trPr>
        <w:tc>
          <w:tcPr>
            <w:tcW w:w="436" w:type="pct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bookmarkEnd w:id="43"/>
          <w:p w14:paraId="2392F0AC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编号</w:t>
            </w:r>
          </w:p>
        </w:tc>
        <w:tc>
          <w:tcPr>
            <w:tcW w:w="351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727C35C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排放源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B7E8833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303BD5F5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28BF226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4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DD53C9F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O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8838F09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3A130CA2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7D87DD1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6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FFFF"/>
            </w:tcBorders>
            <w:shd w:val="clear" w:color="000000" w:fill="FF6600"/>
            <w:noWrap/>
            <w:vAlign w:val="center"/>
          </w:tcPr>
          <w:p w14:paraId="175F8209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3</w:t>
            </w:r>
          </w:p>
        </w:tc>
      </w:tr>
      <w:tr w:rsidR="0042075D" w:rsidRPr="00D2030C" w14:paraId="11F0B810" w14:textId="77777777">
        <w:trPr>
          <w:trHeight w:val="503"/>
        </w:trPr>
        <w:tc>
          <w:tcPr>
            <w:tcW w:w="436" w:type="pct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622DA619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范围三 类别1</w:t>
            </w:r>
          </w:p>
        </w:tc>
        <w:tc>
          <w:tcPr>
            <w:tcW w:w="351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0C49F0BD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外购商品和服务的上游排放</w:t>
            </w:r>
          </w:p>
        </w:tc>
        <w:tc>
          <w:tcPr>
            <w:tcW w:w="526" w:type="pct"/>
            <w:tcBorders>
              <w:top w:val="single" w:sz="4" w:space="0" w:color="000000"/>
              <w:left w:val="single" w:sz="4" w:space="0" w:color="FFCC99"/>
              <w:bottom w:val="single" w:sz="4" w:space="0" w:color="auto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0BA54C78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{{scope3_category1_total_green_house_gas_emissions_sum_formatted}}</w:t>
            </w:r>
          </w:p>
        </w:tc>
        <w:tc>
          <w:tcPr>
            <w:tcW w:w="526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5F7347D9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</w:t>
            </w:r>
            <w:r w:rsidRPr="00D2030C">
              <w:rPr>
                <w:rFonts w:eastAsia="PMingLiU" w:cs="Arial" w:hint="eastAsia"/>
                <w:b/>
                <w:bCs/>
                <w:color w:val="000000"/>
                <w:szCs w:val="20"/>
                <w:lang w:val="en-US" w:eastAsia="zh-CN"/>
              </w:rPr>
              <w:t>scope3_category1_CO2_emissions_sum_formatted</w:t>
            </w: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526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649828C5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{{scope3_category1_CH4_emissions_sum_formatted}}</w:t>
            </w:r>
          </w:p>
        </w:tc>
        <w:tc>
          <w:tcPr>
            <w:tcW w:w="526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3C60FEB5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{{scope3_category1_N2O_emissions_sum_formatted}}</w:t>
            </w:r>
          </w:p>
        </w:tc>
        <w:tc>
          <w:tcPr>
            <w:tcW w:w="526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70184A3B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{{scope3_category1_HFCs_emissions_sum_formatted}}</w:t>
            </w:r>
          </w:p>
        </w:tc>
        <w:tc>
          <w:tcPr>
            <w:tcW w:w="526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6EE4A986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{{scope3_category1_PFCs_emissions_sum_formatted}}</w:t>
            </w:r>
          </w:p>
        </w:tc>
        <w:tc>
          <w:tcPr>
            <w:tcW w:w="526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55486FB1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{{scope3_category1_SFs_emissions_sum_formatted}}</w:t>
            </w:r>
          </w:p>
        </w:tc>
        <w:tc>
          <w:tcPr>
            <w:tcW w:w="526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56F1B670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{{scope3_category1_NF3_emissions_sum_formatted}}</w:t>
            </w:r>
          </w:p>
        </w:tc>
      </w:tr>
      <w:tr w:rsidR="0042075D" w:rsidRPr="00D2030C" w14:paraId="13991704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AD1FB5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{%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tr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for item in scope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3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_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category1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44A3A43A" w14:textId="77777777" w:rsidR="0042075D" w:rsidRPr="00D2030C" w:rsidRDefault="0042075D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4E00F53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2B8BD38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43FCD8E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EBDB3FA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EAE4D2B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FD3522C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9043CDF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2A01D84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  <w:tr w:rsidR="0042075D" w:rsidRPr="00D2030C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item.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number</w:t>
            </w:r>
            <w:proofErr w:type="spellEnd"/>
            <w:proofErr w:type="gramEnd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lastRenderedPageBreak/>
              <w:t>source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lastRenderedPageBreak/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item.total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_green_house_gas_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lastRenderedPageBreak/>
              <w:t>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lastRenderedPageBreak/>
              <w:t>{{item.CO2_emissions}}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{{item.CH4_emissions}}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{{item.N2O_emissions}}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item.HFCs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item.PFCs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item.SFs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{{item.NF3_emissions}}</w:t>
            </w:r>
          </w:p>
        </w:tc>
      </w:tr>
      <w:tr w:rsidR="0042075D" w:rsidRPr="00D2030C" w14:paraId="43B22694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D92550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{%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tr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</w:t>
            </w:r>
            <w:proofErr w:type="spellStart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endfor</w:t>
            </w:r>
            <w:proofErr w:type="spellEnd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1D5D280" w14:textId="77777777" w:rsidR="0042075D" w:rsidRPr="00D2030C" w:rsidRDefault="0042075D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2F95F3B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3C70F0A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6989361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5AB22D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0723C32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97C0775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636DD4F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1D501C7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</w:tbl>
    <w:p w14:paraId="247EDC33" w14:textId="77777777" w:rsidR="0042075D" w:rsidRDefault="00000000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</w:t>
      </w:r>
      <w:r>
        <w:rPr>
          <w:rFonts w:eastAsia="宋体" w:cs="Arial"/>
          <w:iCs/>
          <w:sz w:val="24"/>
          <w:lang w:eastAsia="zh-CN"/>
        </w:rPr>
        <w:t>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31D2619A" w14:textId="77777777" w:rsidR="0042075D" w:rsidRDefault="0042075D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6EF718F3" w14:textId="77777777" w:rsidR="0042075D" w:rsidRDefault="00000000">
      <w:pPr>
        <w:pStyle w:val="Style2"/>
        <w:numPr>
          <w:ilvl w:val="2"/>
          <w:numId w:val="12"/>
        </w:numPr>
        <w:spacing w:line="360" w:lineRule="auto"/>
      </w:pPr>
      <w:bookmarkStart w:id="44" w:name="_Toc198906589"/>
      <w:r>
        <w:rPr>
          <w:rFonts w:hint="eastAsia"/>
        </w:rPr>
        <w:t>范围三类别</w:t>
      </w:r>
      <w:r>
        <w:rPr>
          <w:rFonts w:hint="eastAsia"/>
        </w:rPr>
        <w:t>2</w:t>
      </w:r>
      <w:r>
        <w:rPr>
          <w:rFonts w:hint="eastAsia"/>
        </w:rPr>
        <w:t>资本货物的排放</w:t>
      </w:r>
      <w:r>
        <w:t>清册</w:t>
      </w:r>
      <w:bookmarkEnd w:id="44"/>
    </w:p>
    <w:tbl>
      <w:tblPr>
        <w:tblW w:w="5000" w:type="pct"/>
        <w:tblLook w:val="04A0" w:firstRow="1" w:lastRow="0" w:firstColumn="1" w:lastColumn="0" w:noHBand="0" w:noVBand="1"/>
      </w:tblPr>
      <w:tblGrid>
        <w:gridCol w:w="678"/>
        <w:gridCol w:w="525"/>
        <w:gridCol w:w="1204"/>
        <w:gridCol w:w="948"/>
        <w:gridCol w:w="947"/>
        <w:gridCol w:w="948"/>
        <w:gridCol w:w="964"/>
        <w:gridCol w:w="962"/>
        <w:gridCol w:w="942"/>
        <w:gridCol w:w="944"/>
      </w:tblGrid>
      <w:tr w:rsidR="0042075D" w:rsidRPr="00D2030C" w14:paraId="6E7943F7" w14:textId="77777777">
        <w:trPr>
          <w:trHeight w:val="503"/>
        </w:trPr>
        <w:tc>
          <w:tcPr>
            <w:tcW w:w="583" w:type="pct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6600"/>
            </w:tcBorders>
            <w:shd w:val="clear" w:color="auto" w:fill="FF6600"/>
            <w:noWrap/>
            <w:vAlign w:val="center"/>
          </w:tcPr>
          <w:p w14:paraId="18851179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编号</w:t>
            </w:r>
          </w:p>
        </w:tc>
        <w:tc>
          <w:tcPr>
            <w:tcW w:w="471" w:type="pct"/>
            <w:tcBorders>
              <w:top w:val="single" w:sz="4" w:space="0" w:color="FFFFFF"/>
              <w:left w:val="single" w:sz="4" w:space="0" w:color="FF6600"/>
              <w:bottom w:val="single" w:sz="4" w:space="0" w:color="000000"/>
              <w:right w:val="single" w:sz="4" w:space="0" w:color="FF6600"/>
            </w:tcBorders>
            <w:shd w:val="clear" w:color="auto" w:fill="FF6600"/>
            <w:noWrap/>
            <w:vAlign w:val="center"/>
          </w:tcPr>
          <w:p w14:paraId="43FC17B6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sz="4" w:space="0" w:color="FFFFFF"/>
              <w:left w:val="single" w:sz="4" w:space="0" w:color="FF6600"/>
              <w:bottom w:val="single" w:sz="4" w:space="0" w:color="000000"/>
              <w:right w:val="single" w:sz="4" w:space="0" w:color="FF6600"/>
            </w:tcBorders>
            <w:shd w:val="clear" w:color="auto" w:fill="FF6600"/>
            <w:noWrap/>
            <w:vAlign w:val="center"/>
          </w:tcPr>
          <w:p w14:paraId="39268945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6600"/>
              <w:bottom w:val="single" w:sz="4" w:space="0" w:color="000000"/>
              <w:right w:val="single" w:sz="4" w:space="0" w:color="FF6600"/>
            </w:tcBorders>
            <w:shd w:val="clear" w:color="auto" w:fill="FF6600"/>
            <w:noWrap/>
            <w:vAlign w:val="center"/>
          </w:tcPr>
          <w:p w14:paraId="166CE1FA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sz="4" w:space="0" w:color="FFFFFF"/>
              <w:left w:val="single" w:sz="4" w:space="0" w:color="FF6600"/>
              <w:bottom w:val="single" w:sz="4" w:space="0" w:color="000000"/>
              <w:right w:val="single" w:sz="4" w:space="0" w:color="FF6600"/>
            </w:tcBorders>
            <w:shd w:val="clear" w:color="auto" w:fill="FF6600"/>
            <w:noWrap/>
            <w:vAlign w:val="center"/>
          </w:tcPr>
          <w:p w14:paraId="6A25F95A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6600"/>
              <w:bottom w:val="single" w:sz="4" w:space="0" w:color="000000"/>
              <w:right w:val="single" w:sz="4" w:space="0" w:color="FF6600"/>
            </w:tcBorders>
            <w:shd w:val="clear" w:color="auto" w:fill="FF6600"/>
            <w:noWrap/>
            <w:vAlign w:val="center"/>
          </w:tcPr>
          <w:p w14:paraId="4DDBE11D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sz="4" w:space="0" w:color="FFFFFF"/>
              <w:left w:val="single" w:sz="4" w:space="0" w:color="FF6600"/>
              <w:bottom w:val="single" w:sz="4" w:space="0" w:color="000000"/>
              <w:right w:val="single" w:sz="4" w:space="0" w:color="FF6600"/>
            </w:tcBorders>
            <w:shd w:val="clear" w:color="auto" w:fill="FF6600"/>
            <w:noWrap/>
            <w:vAlign w:val="center"/>
          </w:tcPr>
          <w:p w14:paraId="0757F333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sz="4" w:space="0" w:color="FFFFFF"/>
              <w:left w:val="single" w:sz="4" w:space="0" w:color="FF6600"/>
              <w:bottom w:val="single" w:sz="4" w:space="0" w:color="000000"/>
              <w:right w:val="single" w:sz="4" w:space="0" w:color="FF6600"/>
            </w:tcBorders>
            <w:shd w:val="clear" w:color="auto" w:fill="FF6600"/>
            <w:noWrap/>
            <w:vAlign w:val="center"/>
          </w:tcPr>
          <w:p w14:paraId="5419A0F3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sz="4" w:space="0" w:color="FFFFFF"/>
              <w:left w:val="single" w:sz="4" w:space="0" w:color="FF6600"/>
              <w:bottom w:val="single" w:sz="4" w:space="0" w:color="000000"/>
              <w:right w:val="single" w:sz="4" w:space="0" w:color="FF6600"/>
            </w:tcBorders>
            <w:shd w:val="clear" w:color="auto" w:fill="FF6600"/>
            <w:noWrap/>
            <w:vAlign w:val="center"/>
          </w:tcPr>
          <w:p w14:paraId="764077AB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sz="4" w:space="0" w:color="FFFFFF"/>
              <w:left w:val="single" w:sz="4" w:space="0" w:color="FF6600"/>
              <w:bottom w:val="single" w:sz="4" w:space="0" w:color="000000"/>
              <w:right w:val="single" w:sz="4" w:space="0" w:color="FFFFFF"/>
            </w:tcBorders>
            <w:shd w:val="clear" w:color="auto" w:fill="FF6600"/>
            <w:noWrap/>
            <w:vAlign w:val="center"/>
          </w:tcPr>
          <w:p w14:paraId="223BE2D2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3</w:t>
            </w:r>
          </w:p>
        </w:tc>
      </w:tr>
      <w:tr w:rsidR="0042075D" w:rsidRPr="00D2030C" w14:paraId="16A5CE6C" w14:textId="77777777">
        <w:trPr>
          <w:trHeight w:val="503"/>
        </w:trPr>
        <w:tc>
          <w:tcPr>
            <w:tcW w:w="583" w:type="pct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FABF8F"/>
            <w:noWrap/>
            <w:vAlign w:val="center"/>
          </w:tcPr>
          <w:p w14:paraId="3D3144FB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范围三 类别2</w:t>
            </w: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FABF8F"/>
            <w:noWrap/>
            <w:vAlign w:val="center"/>
          </w:tcPr>
          <w:p w14:paraId="26301A8A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资本货物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auto" w:fill="FABF8F"/>
            <w:noWrap/>
            <w:vAlign w:val="center"/>
          </w:tcPr>
          <w:p w14:paraId="1E76F34E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{{scope3_category</w:t>
            </w:r>
            <w:r w:rsidRPr="00D2030C">
              <w:rPr>
                <w:rFonts w:eastAsia="PMingLiU" w:cs="Arial" w:hint="eastAsia"/>
                <w:b/>
                <w:bCs/>
                <w:color w:val="000000"/>
                <w:szCs w:val="20"/>
                <w:lang w:val="en-US" w:eastAsia="zh-CN"/>
              </w:rPr>
              <w:t>2</w:t>
            </w: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_total_green_house_gas_emissions_sum_formatted}}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auto" w:fill="FABF8F"/>
            <w:noWrap/>
            <w:vAlign w:val="center"/>
          </w:tcPr>
          <w:p w14:paraId="5460C2A3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</w:t>
            </w:r>
            <w:r w:rsidRPr="00D2030C">
              <w:rPr>
                <w:rFonts w:eastAsia="PMingLiU" w:cs="Arial" w:hint="eastAsia"/>
                <w:b/>
                <w:bCs/>
                <w:color w:val="000000"/>
                <w:szCs w:val="20"/>
                <w:lang w:val="en-US" w:eastAsia="zh-CN"/>
              </w:rPr>
              <w:t>scope3_category2_CO2_emissions_sum_formatted</w:t>
            </w: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auto" w:fill="FABF8F"/>
            <w:noWrap/>
            <w:vAlign w:val="center"/>
          </w:tcPr>
          <w:p w14:paraId="1F17D61C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{{scope3_category</w:t>
            </w:r>
            <w:r w:rsidRPr="00D2030C">
              <w:rPr>
                <w:rFonts w:eastAsia="PMingLiU" w:cs="Arial" w:hint="eastAsia"/>
                <w:b/>
                <w:bCs/>
                <w:color w:val="000000"/>
                <w:szCs w:val="20"/>
                <w:lang w:val="en-US" w:eastAsia="zh-CN"/>
              </w:rPr>
              <w:t>2</w:t>
            </w: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_CH4_emissions_sum_formatted}}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auto" w:fill="FABF8F"/>
            <w:noWrap/>
            <w:vAlign w:val="center"/>
          </w:tcPr>
          <w:p w14:paraId="707DC36A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{{scope3_category</w:t>
            </w:r>
            <w:r w:rsidRPr="00D2030C">
              <w:rPr>
                <w:rFonts w:eastAsia="PMingLiU" w:cs="Arial" w:hint="eastAsia"/>
                <w:b/>
                <w:bCs/>
                <w:color w:val="000000"/>
                <w:szCs w:val="20"/>
                <w:lang w:val="en-US" w:eastAsia="zh-CN"/>
              </w:rPr>
              <w:t>2</w:t>
            </w: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_N2O_emissions_sum_formatted}}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auto" w:fill="FABF8F"/>
            <w:noWrap/>
            <w:vAlign w:val="center"/>
          </w:tcPr>
          <w:p w14:paraId="23BEB225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{{scope3_category</w:t>
            </w:r>
            <w:r w:rsidRPr="00D2030C">
              <w:rPr>
                <w:rFonts w:eastAsia="PMingLiU" w:cs="Arial" w:hint="eastAsia"/>
                <w:b/>
                <w:bCs/>
                <w:color w:val="000000"/>
                <w:szCs w:val="20"/>
                <w:lang w:val="en-US" w:eastAsia="zh-CN"/>
              </w:rPr>
              <w:t>2</w:t>
            </w: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_HFCs_emissions_sum_formatted}}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auto" w:fill="FABF8F"/>
            <w:noWrap/>
            <w:vAlign w:val="center"/>
          </w:tcPr>
          <w:p w14:paraId="65C4FA00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{{scope3_category</w:t>
            </w:r>
            <w:r w:rsidRPr="00D2030C">
              <w:rPr>
                <w:rFonts w:eastAsia="PMingLiU" w:cs="Arial" w:hint="eastAsia"/>
                <w:b/>
                <w:bCs/>
                <w:color w:val="000000"/>
                <w:szCs w:val="20"/>
                <w:lang w:val="en-US" w:eastAsia="zh-CN"/>
              </w:rPr>
              <w:t>2</w:t>
            </w: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_PFCs_emissions_sum_formatted}}</w:t>
            </w: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auto" w:fill="FABF8F"/>
            <w:noWrap/>
            <w:vAlign w:val="center"/>
          </w:tcPr>
          <w:p w14:paraId="50B7B38E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{{scope3_category</w:t>
            </w:r>
            <w:r w:rsidRPr="00D2030C">
              <w:rPr>
                <w:rFonts w:eastAsia="PMingLiU" w:cs="Arial" w:hint="eastAsia"/>
                <w:b/>
                <w:bCs/>
                <w:color w:val="000000"/>
                <w:szCs w:val="20"/>
                <w:lang w:val="en-US" w:eastAsia="zh-CN"/>
              </w:rPr>
              <w:t>2</w:t>
            </w: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_SFs_emissions_sum_formatted}}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auto" w:fill="FABF8F"/>
            <w:noWrap/>
            <w:vAlign w:val="center"/>
          </w:tcPr>
          <w:p w14:paraId="32703B75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{{scope3_category</w:t>
            </w:r>
            <w:r w:rsidRPr="00D2030C">
              <w:rPr>
                <w:rFonts w:eastAsia="PMingLiU" w:cs="Arial" w:hint="eastAsia"/>
                <w:b/>
                <w:bCs/>
                <w:color w:val="000000"/>
                <w:szCs w:val="20"/>
                <w:lang w:val="en-US" w:eastAsia="zh-CN"/>
              </w:rPr>
              <w:t>2</w:t>
            </w: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_NF3_emissions_sum_formatted}}</w:t>
            </w:r>
          </w:p>
        </w:tc>
      </w:tr>
      <w:tr w:rsidR="0042075D" w:rsidRPr="00D2030C" w14:paraId="57384599" w14:textId="77777777">
        <w:trPr>
          <w:trHeight w:val="640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1ECD3A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{%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tr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for item in scope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3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_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category2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471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2581C13C" w14:textId="77777777" w:rsidR="0042075D" w:rsidRPr="00D2030C" w:rsidRDefault="0042075D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</w:p>
        </w:tc>
        <w:tc>
          <w:tcPr>
            <w:tcW w:w="72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DDEDA8F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9738FE4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164060E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54913F6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F8FAC25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5CBD0DF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4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718D526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EB60059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  <w:tr w:rsidR="0042075D" w:rsidRPr="00D2030C" w14:paraId="307DFF75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4D2F4B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item.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number</w:t>
            </w:r>
            <w:proofErr w:type="spellEnd"/>
            <w:proofErr w:type="gramEnd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71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C040805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_source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72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B49057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item.total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_green_house_gas_emissions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712425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{{item.CO2_emissions}}</w:t>
            </w:r>
          </w:p>
        </w:tc>
        <w:tc>
          <w:tcPr>
            <w:tcW w:w="45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28874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{{item.CH4_emissions}}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7E46BA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{{item.N2O_emissions}}</w:t>
            </w:r>
          </w:p>
        </w:tc>
        <w:tc>
          <w:tcPr>
            <w:tcW w:w="47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01A52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item.HFCs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7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2A973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item.PFCs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4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F74FE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item.SFs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5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C20D1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{{item.NF3_emissions}}</w:t>
            </w:r>
          </w:p>
        </w:tc>
      </w:tr>
      <w:tr w:rsidR="0042075D" w:rsidRPr="00D2030C" w14:paraId="3C7D4081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6CBDF0F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{%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tr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</w:t>
            </w:r>
            <w:proofErr w:type="spellStart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endfor</w:t>
            </w:r>
            <w:proofErr w:type="spellEnd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471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DD1F5D1" w14:textId="77777777" w:rsidR="0042075D" w:rsidRPr="00D2030C" w:rsidRDefault="0042075D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</w:p>
        </w:tc>
        <w:tc>
          <w:tcPr>
            <w:tcW w:w="72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AD034DC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0889EE8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4512F5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F51167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CA9726F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B97FA3E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4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0680845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21220B2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</w:tbl>
    <w:p w14:paraId="2C2067CF" w14:textId="77777777" w:rsidR="0042075D" w:rsidRDefault="00000000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</w:t>
      </w:r>
      <w:r>
        <w:rPr>
          <w:rFonts w:eastAsia="宋体" w:cs="Arial"/>
          <w:iCs/>
          <w:sz w:val="24"/>
          <w:lang w:eastAsia="zh-CN"/>
        </w:rPr>
        <w:t>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723B4CF5" w14:textId="77777777" w:rsidR="0042075D" w:rsidRDefault="0042075D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68044E42" w14:textId="77777777" w:rsidR="0042075D" w:rsidRDefault="0042075D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083B328A" w14:textId="77777777" w:rsidR="0042075D" w:rsidRDefault="00000000">
      <w:pPr>
        <w:pStyle w:val="Style2"/>
        <w:numPr>
          <w:ilvl w:val="2"/>
          <w:numId w:val="12"/>
        </w:numPr>
        <w:spacing w:line="360" w:lineRule="auto"/>
      </w:pPr>
      <w:bookmarkStart w:id="45" w:name="_Toc198906590"/>
      <w:r>
        <w:rPr>
          <w:rFonts w:hint="eastAsia"/>
        </w:rPr>
        <w:t>范围三类别</w:t>
      </w:r>
      <w:r>
        <w:rPr>
          <w:rFonts w:hint="eastAsia"/>
        </w:rPr>
        <w:t>3</w:t>
      </w:r>
      <w:r>
        <w:rPr>
          <w:rFonts w:hint="eastAsia"/>
        </w:rPr>
        <w:t>范围一、二相关燃料和能源相关的活动产生的排放</w:t>
      </w:r>
      <w:r>
        <w:t>清册</w:t>
      </w:r>
      <w:bookmarkEnd w:id="45"/>
    </w:p>
    <w:tbl>
      <w:tblPr>
        <w:tblW w:w="5000" w:type="pct"/>
        <w:tblLook w:val="04A0" w:firstRow="1" w:lastRow="0" w:firstColumn="1" w:lastColumn="0" w:noHBand="0" w:noVBand="1"/>
      </w:tblPr>
      <w:tblGrid>
        <w:gridCol w:w="678"/>
        <w:gridCol w:w="525"/>
        <w:gridCol w:w="1204"/>
        <w:gridCol w:w="948"/>
        <w:gridCol w:w="947"/>
        <w:gridCol w:w="948"/>
        <w:gridCol w:w="964"/>
        <w:gridCol w:w="962"/>
        <w:gridCol w:w="942"/>
        <w:gridCol w:w="944"/>
      </w:tblGrid>
      <w:tr w:rsidR="0042075D" w:rsidRPr="00D2030C" w14:paraId="3005801F" w14:textId="77777777">
        <w:trPr>
          <w:trHeight w:val="503"/>
        </w:trPr>
        <w:tc>
          <w:tcPr>
            <w:tcW w:w="583" w:type="pct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620E9592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编号</w:t>
            </w:r>
          </w:p>
        </w:tc>
        <w:tc>
          <w:tcPr>
            <w:tcW w:w="471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648D0024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104B59D2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35C1809E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B6FF122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08286FB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A813F05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B5B9C20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4815462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FFFF"/>
            </w:tcBorders>
            <w:shd w:val="clear" w:color="000000" w:fill="FF6600"/>
            <w:noWrap/>
            <w:vAlign w:val="center"/>
          </w:tcPr>
          <w:p w14:paraId="208F2EDC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3</w:t>
            </w:r>
          </w:p>
        </w:tc>
      </w:tr>
      <w:tr w:rsidR="0042075D" w:rsidRPr="00D2030C" w14:paraId="182CD52D" w14:textId="77777777">
        <w:trPr>
          <w:trHeight w:val="503"/>
        </w:trPr>
        <w:tc>
          <w:tcPr>
            <w:tcW w:w="583" w:type="pct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5E10E2B4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lastRenderedPageBreak/>
              <w:t>范围三 类别3</w:t>
            </w:r>
          </w:p>
        </w:tc>
        <w:tc>
          <w:tcPr>
            <w:tcW w:w="471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FABF8F"/>
            <w:vAlign w:val="center"/>
          </w:tcPr>
          <w:p w14:paraId="48D5EB22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范围一、二相关燃料和能源相关的活动产生的排放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51AA45BA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{{scope3_category</w:t>
            </w:r>
            <w:r w:rsidRPr="00D2030C">
              <w:rPr>
                <w:rFonts w:eastAsia="PMingLiU" w:cs="Arial" w:hint="eastAsia"/>
                <w:b/>
                <w:bCs/>
                <w:color w:val="000000"/>
                <w:szCs w:val="20"/>
                <w:lang w:val="en-US" w:eastAsia="zh-CN"/>
              </w:rPr>
              <w:t>3</w:t>
            </w: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_total_green_house_gas_emissions_sum_formatted}}</w:t>
            </w:r>
          </w:p>
        </w:tc>
        <w:tc>
          <w:tcPr>
            <w:tcW w:w="8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0C41CA43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</w:t>
            </w:r>
            <w:r w:rsidRPr="00D2030C">
              <w:rPr>
                <w:rFonts w:eastAsia="PMingLiU" w:cs="Arial" w:hint="eastAsia"/>
                <w:b/>
                <w:bCs/>
                <w:color w:val="000000"/>
                <w:szCs w:val="20"/>
                <w:lang w:val="en-US" w:eastAsia="zh-CN"/>
              </w:rPr>
              <w:t>scope3_category3_CO2_emissions_sum_formatted</w:t>
            </w: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8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52F93013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{{scope3_category</w:t>
            </w:r>
            <w:r w:rsidRPr="00D2030C">
              <w:rPr>
                <w:rFonts w:eastAsia="PMingLiU" w:cs="Arial" w:hint="eastAsia"/>
                <w:b/>
                <w:bCs/>
                <w:color w:val="000000"/>
                <w:szCs w:val="20"/>
                <w:lang w:val="en-US" w:eastAsia="zh-CN"/>
              </w:rPr>
              <w:t>3</w:t>
            </w: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_CH4_emissions_sum_formatted}}</w:t>
            </w:r>
          </w:p>
        </w:tc>
        <w:tc>
          <w:tcPr>
            <w:tcW w:w="8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3CB62A89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{{scope3_category</w:t>
            </w:r>
            <w:r w:rsidRPr="00D2030C">
              <w:rPr>
                <w:rFonts w:eastAsia="PMingLiU" w:cs="Arial" w:hint="eastAsia"/>
                <w:b/>
                <w:bCs/>
                <w:color w:val="000000"/>
                <w:szCs w:val="20"/>
                <w:lang w:val="en-US" w:eastAsia="zh-CN"/>
              </w:rPr>
              <w:t>3</w:t>
            </w: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_N2O_emissions_sum_formatted}}</w:t>
            </w:r>
          </w:p>
        </w:tc>
        <w:tc>
          <w:tcPr>
            <w:tcW w:w="8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338A973F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{{scope3_category</w:t>
            </w:r>
            <w:r w:rsidRPr="00D2030C">
              <w:rPr>
                <w:rFonts w:eastAsia="PMingLiU" w:cs="Arial" w:hint="eastAsia"/>
                <w:b/>
                <w:bCs/>
                <w:color w:val="000000"/>
                <w:szCs w:val="20"/>
                <w:lang w:val="en-US" w:eastAsia="zh-CN"/>
              </w:rPr>
              <w:t>3</w:t>
            </w: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_HFCs_emissions_sum_formatted}}</w:t>
            </w:r>
          </w:p>
        </w:tc>
        <w:tc>
          <w:tcPr>
            <w:tcW w:w="8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66D91EAE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{{scope3_category</w:t>
            </w:r>
            <w:r w:rsidRPr="00D2030C">
              <w:rPr>
                <w:rFonts w:eastAsia="PMingLiU" w:cs="Arial" w:hint="eastAsia"/>
                <w:b/>
                <w:bCs/>
                <w:color w:val="000000"/>
                <w:szCs w:val="20"/>
                <w:lang w:val="en-US" w:eastAsia="zh-CN"/>
              </w:rPr>
              <w:t>2</w:t>
            </w: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_PFCs_emissions_sum_formatted}}</w:t>
            </w:r>
          </w:p>
        </w:tc>
        <w:tc>
          <w:tcPr>
            <w:tcW w:w="8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327AEE66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{{scope3_category</w:t>
            </w:r>
            <w:r w:rsidRPr="00D2030C">
              <w:rPr>
                <w:rFonts w:eastAsia="PMingLiU" w:cs="Arial" w:hint="eastAsia"/>
                <w:b/>
                <w:bCs/>
                <w:color w:val="000000"/>
                <w:szCs w:val="20"/>
                <w:lang w:val="en-US" w:eastAsia="zh-CN"/>
              </w:rPr>
              <w:t>3</w:t>
            </w: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_SFs_emissions_sum_formatted}}</w:t>
            </w:r>
          </w:p>
        </w:tc>
        <w:tc>
          <w:tcPr>
            <w:tcW w:w="8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31189C31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{{scope3_category</w:t>
            </w:r>
            <w:r w:rsidRPr="00D2030C">
              <w:rPr>
                <w:rFonts w:eastAsia="PMingLiU" w:cs="Arial" w:hint="eastAsia"/>
                <w:b/>
                <w:bCs/>
                <w:color w:val="000000"/>
                <w:szCs w:val="20"/>
                <w:lang w:val="en-US" w:eastAsia="zh-CN"/>
              </w:rPr>
              <w:t>3</w:t>
            </w: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_NF3_emissions_sum_formatted}}</w:t>
            </w:r>
          </w:p>
        </w:tc>
      </w:tr>
      <w:tr w:rsidR="0042075D" w:rsidRPr="00D2030C" w14:paraId="7E16F367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0AFADCD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{%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tr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for item in scope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3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_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category3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4F7E8FE" w14:textId="77777777" w:rsidR="0042075D" w:rsidRPr="00D2030C" w:rsidRDefault="0042075D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</w:p>
        </w:tc>
        <w:tc>
          <w:tcPr>
            <w:tcW w:w="728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5B248E4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A32CE4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5FE0D69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E551BCE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18A38D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47197D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48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0A98BE8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368FF4C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  <w:tr w:rsidR="0042075D" w:rsidRPr="00D2030C" w14:paraId="50CDA71F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184ACB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item.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number</w:t>
            </w:r>
            <w:proofErr w:type="spellEnd"/>
            <w:proofErr w:type="gramEnd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69E35494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_source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30990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item.total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_green_house_gas_emissions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06B13D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{{item.CO2_emissions}}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E4A30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{{item.CH4_emissions}}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C4E21E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{{item.N2O_emissions}}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C783C4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item.HFCs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BADCFE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item.PFCs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0DB5C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item.SFs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703332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{{item.NF3_emissions}}</w:t>
            </w:r>
          </w:p>
        </w:tc>
      </w:tr>
      <w:tr w:rsidR="0042075D" w:rsidRPr="00D2030C" w14:paraId="3757F07F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C912F3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{%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tr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</w:t>
            </w:r>
            <w:proofErr w:type="spellStart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endfor</w:t>
            </w:r>
            <w:proofErr w:type="spellEnd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68CC7052" w14:textId="77777777" w:rsidR="0042075D" w:rsidRPr="00D2030C" w:rsidRDefault="0042075D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5FDEE02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9A06BA2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A4E2CCD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196D32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E7EDDE6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4138604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C090989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1BFD4EB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</w:tbl>
    <w:p w14:paraId="43B209A9" w14:textId="77777777" w:rsidR="0042075D" w:rsidRDefault="00000000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</w:t>
      </w:r>
      <w:r>
        <w:rPr>
          <w:rFonts w:eastAsia="宋体" w:cs="Arial"/>
          <w:iCs/>
          <w:sz w:val="24"/>
          <w:lang w:eastAsia="zh-CN"/>
        </w:rPr>
        <w:t>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20297ADA" w14:textId="77777777" w:rsidR="0042075D" w:rsidRDefault="0042075D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725ACA98" w14:textId="77777777" w:rsidR="0042075D" w:rsidRDefault="00000000">
      <w:pPr>
        <w:pStyle w:val="Style2"/>
        <w:numPr>
          <w:ilvl w:val="2"/>
          <w:numId w:val="12"/>
        </w:numPr>
        <w:spacing w:line="360" w:lineRule="auto"/>
      </w:pPr>
      <w:bookmarkStart w:id="46" w:name="_Toc198906591"/>
      <w:r>
        <w:rPr>
          <w:rFonts w:hint="eastAsia"/>
        </w:rPr>
        <w:t>范围三类别</w:t>
      </w:r>
      <w:r>
        <w:rPr>
          <w:rFonts w:hint="eastAsia"/>
        </w:rPr>
        <w:t>4</w:t>
      </w:r>
      <w:r>
        <w:rPr>
          <w:rFonts w:hint="eastAsia"/>
        </w:rPr>
        <w:t>上游运输配送产生的排放</w:t>
      </w:r>
      <w:r>
        <w:t>清册</w:t>
      </w:r>
      <w:bookmarkEnd w:id="46"/>
    </w:p>
    <w:tbl>
      <w:tblPr>
        <w:tblW w:w="5000" w:type="pct"/>
        <w:tblLook w:val="04A0" w:firstRow="1" w:lastRow="0" w:firstColumn="1" w:lastColumn="0" w:noHBand="0" w:noVBand="1"/>
      </w:tblPr>
      <w:tblGrid>
        <w:gridCol w:w="677"/>
        <w:gridCol w:w="526"/>
        <w:gridCol w:w="1204"/>
        <w:gridCol w:w="948"/>
        <w:gridCol w:w="947"/>
        <w:gridCol w:w="948"/>
        <w:gridCol w:w="964"/>
        <w:gridCol w:w="962"/>
        <w:gridCol w:w="942"/>
        <w:gridCol w:w="944"/>
      </w:tblGrid>
      <w:tr w:rsidR="0042075D" w:rsidRPr="00D2030C" w14:paraId="00579F5C" w14:textId="77777777">
        <w:trPr>
          <w:trHeight w:val="503"/>
        </w:trPr>
        <w:tc>
          <w:tcPr>
            <w:tcW w:w="555" w:type="pct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01B1B69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编号</w:t>
            </w:r>
          </w:p>
        </w:tc>
        <w:tc>
          <w:tcPr>
            <w:tcW w:w="889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AF75E17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排放源</w:t>
            </w:r>
          </w:p>
        </w:tc>
        <w:tc>
          <w:tcPr>
            <w:tcW w:w="774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EE1751F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  <w:tc>
          <w:tcPr>
            <w:tcW w:w="562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A56D4CA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</w:p>
        </w:tc>
        <w:tc>
          <w:tcPr>
            <w:tcW w:w="36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02E41DD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4</w:t>
            </w:r>
          </w:p>
        </w:tc>
        <w:tc>
          <w:tcPr>
            <w:tcW w:w="36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39A1BE7C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O</w:t>
            </w:r>
          </w:p>
        </w:tc>
        <w:tc>
          <w:tcPr>
            <w:tcW w:w="36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D1576FD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36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B827685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36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7097F0B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6</w:t>
            </w:r>
          </w:p>
        </w:tc>
        <w:tc>
          <w:tcPr>
            <w:tcW w:w="399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FFFF"/>
            </w:tcBorders>
            <w:shd w:val="clear" w:color="000000" w:fill="FF6600"/>
            <w:noWrap/>
            <w:vAlign w:val="center"/>
          </w:tcPr>
          <w:p w14:paraId="325BA1B6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3</w:t>
            </w:r>
          </w:p>
        </w:tc>
      </w:tr>
      <w:tr w:rsidR="0042075D" w:rsidRPr="00D2030C" w14:paraId="22FA4EFD" w14:textId="77777777">
        <w:trPr>
          <w:trHeight w:val="503"/>
        </w:trPr>
        <w:tc>
          <w:tcPr>
            <w:tcW w:w="555" w:type="pct"/>
            <w:tcBorders>
              <w:top w:val="single" w:sz="4" w:space="0" w:color="000000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3C89308A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 xml:space="preserve">范围三 </w:t>
            </w: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lastRenderedPageBreak/>
              <w:t>类别4</w:t>
            </w:r>
          </w:p>
        </w:tc>
        <w:tc>
          <w:tcPr>
            <w:tcW w:w="889" w:type="pct"/>
            <w:tcBorders>
              <w:top w:val="single" w:sz="4" w:space="0" w:color="000000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7617E6BD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lastRenderedPageBreak/>
              <w:t>上游</w:t>
            </w: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lastRenderedPageBreak/>
              <w:t>运输配送产生的排放</w:t>
            </w:r>
          </w:p>
        </w:tc>
        <w:tc>
          <w:tcPr>
            <w:tcW w:w="1334" w:type="dxa"/>
            <w:tcBorders>
              <w:top w:val="single" w:sz="4" w:space="0" w:color="000000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0DFBC943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lastRenderedPageBreak/>
              <w:t>{{scope3_category</w:t>
            </w:r>
            <w:r w:rsidRPr="00D2030C">
              <w:rPr>
                <w:rFonts w:eastAsia="PMingLiU" w:cs="Arial" w:hint="eastAsia"/>
                <w:b/>
                <w:bCs/>
                <w:color w:val="000000"/>
                <w:szCs w:val="20"/>
                <w:lang w:val="en-US" w:eastAsia="zh-CN"/>
              </w:rPr>
              <w:t>4</w:t>
            </w: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lastRenderedPageBreak/>
              <w:t>_total_green_house_gas_emissions_sum_formatted}}</w:t>
            </w:r>
          </w:p>
        </w:tc>
        <w:tc>
          <w:tcPr>
            <w:tcW w:w="839" w:type="dxa"/>
            <w:tcBorders>
              <w:top w:val="single" w:sz="4" w:space="0" w:color="000000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0F64D8B3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lastRenderedPageBreak/>
              <w:t>{{</w:t>
            </w:r>
            <w:r w:rsidRPr="00D2030C">
              <w:rPr>
                <w:rFonts w:eastAsia="PMingLiU" w:cs="Arial" w:hint="eastAsia"/>
                <w:b/>
                <w:bCs/>
                <w:color w:val="000000"/>
                <w:szCs w:val="20"/>
                <w:lang w:val="en-US" w:eastAsia="zh-CN"/>
              </w:rPr>
              <w:t>scope3_cat</w:t>
            </w:r>
            <w:r w:rsidRPr="00D2030C">
              <w:rPr>
                <w:rFonts w:eastAsia="PMingLiU" w:cs="Arial" w:hint="eastAsia"/>
                <w:b/>
                <w:bCs/>
                <w:color w:val="000000"/>
                <w:szCs w:val="20"/>
                <w:lang w:val="en-US" w:eastAsia="zh-CN"/>
              </w:rPr>
              <w:lastRenderedPageBreak/>
              <w:t>egory4_CO2_emissions_sum_formatted</w:t>
            </w: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836" w:type="dxa"/>
            <w:tcBorders>
              <w:top w:val="single" w:sz="4" w:space="0" w:color="000000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2AD9F7D6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lastRenderedPageBreak/>
              <w:t>{{scope3_cat</w:t>
            </w: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lastRenderedPageBreak/>
              <w:t>egory</w:t>
            </w:r>
            <w:r w:rsidRPr="00D2030C">
              <w:rPr>
                <w:rFonts w:eastAsia="PMingLiU" w:cs="Arial" w:hint="eastAsia"/>
                <w:b/>
                <w:bCs/>
                <w:color w:val="000000"/>
                <w:szCs w:val="20"/>
                <w:lang w:val="en-US" w:eastAsia="zh-CN"/>
              </w:rPr>
              <w:t>4</w:t>
            </w: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_CH4_emissions_sum_formatted}}</w:t>
            </w:r>
          </w:p>
        </w:tc>
        <w:tc>
          <w:tcPr>
            <w:tcW w:w="839" w:type="dxa"/>
            <w:tcBorders>
              <w:top w:val="single" w:sz="4" w:space="0" w:color="000000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0705980D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lastRenderedPageBreak/>
              <w:t>{{scope3_cat</w:t>
            </w: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lastRenderedPageBreak/>
              <w:t>egory</w:t>
            </w:r>
            <w:r w:rsidRPr="00D2030C">
              <w:rPr>
                <w:rFonts w:eastAsia="PMingLiU" w:cs="Arial" w:hint="eastAsia"/>
                <w:b/>
                <w:bCs/>
                <w:color w:val="000000"/>
                <w:szCs w:val="20"/>
                <w:lang w:val="en-US" w:eastAsia="zh-CN"/>
              </w:rPr>
              <w:t>4</w:t>
            </w: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_N2O_emissions_sum_formatted}}</w:t>
            </w:r>
          </w:p>
        </w:tc>
        <w:tc>
          <w:tcPr>
            <w:tcW w:w="868" w:type="dxa"/>
            <w:tcBorders>
              <w:top w:val="single" w:sz="4" w:space="0" w:color="000000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7CA6CCE3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lastRenderedPageBreak/>
              <w:t>{{scope3_categ</w:t>
            </w: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lastRenderedPageBreak/>
              <w:t>ory</w:t>
            </w:r>
            <w:r w:rsidRPr="00D2030C">
              <w:rPr>
                <w:rFonts w:eastAsia="PMingLiU" w:cs="Arial" w:hint="eastAsia"/>
                <w:b/>
                <w:bCs/>
                <w:color w:val="000000"/>
                <w:szCs w:val="20"/>
                <w:lang w:val="en-US" w:eastAsia="zh-CN"/>
              </w:rPr>
              <w:t>4</w:t>
            </w: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_HFCs_emissions_sum_formatted}}</w:t>
            </w:r>
          </w:p>
        </w:tc>
        <w:tc>
          <w:tcPr>
            <w:tcW w:w="865" w:type="dxa"/>
            <w:tcBorders>
              <w:top w:val="single" w:sz="4" w:space="0" w:color="000000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260F1A13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lastRenderedPageBreak/>
              <w:t>{{scope3_categ</w:t>
            </w: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lastRenderedPageBreak/>
              <w:t>ory</w:t>
            </w:r>
            <w:r w:rsidRPr="00D2030C">
              <w:rPr>
                <w:rFonts w:eastAsia="PMingLiU" w:cs="Arial" w:hint="eastAsia"/>
                <w:b/>
                <w:bCs/>
                <w:color w:val="000000"/>
                <w:szCs w:val="20"/>
                <w:lang w:val="en-US" w:eastAsia="zh-CN"/>
              </w:rPr>
              <w:t>4</w:t>
            </w: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_PFCs_emissions_sum_formatted}}</w:t>
            </w:r>
          </w:p>
        </w:tc>
        <w:tc>
          <w:tcPr>
            <w:tcW w:w="823" w:type="dxa"/>
            <w:tcBorders>
              <w:top w:val="single" w:sz="4" w:space="0" w:color="000000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2C681D40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lastRenderedPageBreak/>
              <w:t>{{scope3_cat</w:t>
            </w: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lastRenderedPageBreak/>
              <w:t>egory</w:t>
            </w:r>
            <w:r w:rsidRPr="00D2030C">
              <w:rPr>
                <w:rFonts w:eastAsia="PMingLiU" w:cs="Arial" w:hint="eastAsia"/>
                <w:b/>
                <w:bCs/>
                <w:color w:val="000000"/>
                <w:szCs w:val="20"/>
                <w:lang w:val="en-US" w:eastAsia="zh-CN"/>
              </w:rPr>
              <w:t>4</w:t>
            </w: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_SFs_emissions_sum_formatted}}</w:t>
            </w:r>
          </w:p>
        </w:tc>
        <w:tc>
          <w:tcPr>
            <w:tcW w:w="829" w:type="dxa"/>
            <w:tcBorders>
              <w:top w:val="single" w:sz="4" w:space="0" w:color="000000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3136EBA1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lastRenderedPageBreak/>
              <w:t>{{scope3_cat</w:t>
            </w: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lastRenderedPageBreak/>
              <w:t>egory</w:t>
            </w:r>
            <w:r w:rsidRPr="00D2030C">
              <w:rPr>
                <w:rFonts w:eastAsia="PMingLiU" w:cs="Arial" w:hint="eastAsia"/>
                <w:b/>
                <w:bCs/>
                <w:color w:val="000000"/>
                <w:szCs w:val="20"/>
                <w:lang w:val="en-US" w:eastAsia="zh-CN"/>
              </w:rPr>
              <w:t>4</w:t>
            </w: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_NF3_emissions_sum_formatted}}</w:t>
            </w:r>
          </w:p>
        </w:tc>
      </w:tr>
      <w:tr w:rsidR="0042075D" w:rsidRPr="00D2030C" w14:paraId="6519F56D" w14:textId="77777777">
        <w:trPr>
          <w:trHeight w:val="503"/>
        </w:trPr>
        <w:tc>
          <w:tcPr>
            <w:tcW w:w="555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7B50F0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lastRenderedPageBreak/>
              <w:t>{%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tr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for item in scope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3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_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category4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88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780E9EEA" w14:textId="77777777" w:rsidR="0042075D" w:rsidRPr="00D2030C" w:rsidRDefault="0042075D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</w:p>
        </w:tc>
        <w:tc>
          <w:tcPr>
            <w:tcW w:w="774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F35E55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A76CF4E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AFB9072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FE12639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B845D7B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0030C6E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0009C25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2731C86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  <w:tr w:rsidR="0042075D" w:rsidRPr="00D2030C" w14:paraId="55DFEA43" w14:textId="77777777">
        <w:trPr>
          <w:trHeight w:val="503"/>
        </w:trPr>
        <w:tc>
          <w:tcPr>
            <w:tcW w:w="555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FE9520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item.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number</w:t>
            </w:r>
            <w:proofErr w:type="spellEnd"/>
            <w:proofErr w:type="gramEnd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88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24FBD06C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_source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774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B7793D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item.total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_green_house_gas_emissions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56F08A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{{item.CO2_emissions}}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FAACF7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{{item.CH4_emissions}}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6E522C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{{item.N2O_emissions}}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F74088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item.HFCs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17813E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item.PFCs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9FB41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item.SFs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7CBF0C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{{item.NF3_emissions}}</w:t>
            </w:r>
          </w:p>
        </w:tc>
      </w:tr>
      <w:tr w:rsidR="0042075D" w:rsidRPr="00D2030C" w14:paraId="2D5EAE20" w14:textId="77777777">
        <w:trPr>
          <w:trHeight w:val="503"/>
        </w:trPr>
        <w:tc>
          <w:tcPr>
            <w:tcW w:w="555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0A2AF77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{%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tr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</w:t>
            </w:r>
            <w:proofErr w:type="spellStart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endfor</w:t>
            </w:r>
            <w:proofErr w:type="spellEnd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88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2D654683" w14:textId="77777777" w:rsidR="0042075D" w:rsidRPr="00D2030C" w:rsidRDefault="0042075D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</w:p>
        </w:tc>
        <w:tc>
          <w:tcPr>
            <w:tcW w:w="774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14EC9BD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69E0956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7D9127D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DA734FB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2A8466B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A24A6B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90DB2A8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D8B8AF5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</w:tbl>
    <w:p w14:paraId="244AC24A" w14:textId="77777777" w:rsidR="0042075D" w:rsidRDefault="00000000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</w:t>
      </w:r>
      <w:r>
        <w:rPr>
          <w:rFonts w:eastAsia="宋体" w:cs="Arial"/>
          <w:iCs/>
          <w:sz w:val="24"/>
          <w:lang w:eastAsia="zh-CN"/>
        </w:rPr>
        <w:t>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630C615B" w14:textId="77777777" w:rsidR="0042075D" w:rsidRDefault="0042075D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6CFFBD0B" w14:textId="77777777" w:rsidR="0042075D" w:rsidRDefault="00000000">
      <w:pPr>
        <w:pStyle w:val="Style2"/>
        <w:numPr>
          <w:ilvl w:val="2"/>
          <w:numId w:val="12"/>
        </w:numPr>
        <w:spacing w:line="360" w:lineRule="auto"/>
      </w:pPr>
      <w:bookmarkStart w:id="47" w:name="_Toc198906592"/>
      <w:r>
        <w:rPr>
          <w:rFonts w:hint="eastAsia"/>
        </w:rPr>
        <w:t>范围三类别</w:t>
      </w:r>
      <w:r>
        <w:rPr>
          <w:rFonts w:hint="eastAsia"/>
        </w:rPr>
        <w:t>5</w:t>
      </w:r>
      <w:r>
        <w:rPr>
          <w:rFonts w:hint="eastAsia"/>
        </w:rPr>
        <w:t>运营中产生废物所产生的排放</w:t>
      </w:r>
      <w:r>
        <w:t>清册</w:t>
      </w:r>
      <w:bookmarkEnd w:id="47"/>
    </w:p>
    <w:tbl>
      <w:tblPr>
        <w:tblW w:w="5000" w:type="pct"/>
        <w:tblLook w:val="04A0" w:firstRow="1" w:lastRow="0" w:firstColumn="1" w:lastColumn="0" w:noHBand="0" w:noVBand="1"/>
      </w:tblPr>
      <w:tblGrid>
        <w:gridCol w:w="678"/>
        <w:gridCol w:w="525"/>
        <w:gridCol w:w="1204"/>
        <w:gridCol w:w="948"/>
        <w:gridCol w:w="947"/>
        <w:gridCol w:w="948"/>
        <w:gridCol w:w="964"/>
        <w:gridCol w:w="962"/>
        <w:gridCol w:w="942"/>
        <w:gridCol w:w="944"/>
      </w:tblGrid>
      <w:tr w:rsidR="0042075D" w:rsidRPr="00D2030C" w14:paraId="36749133" w14:textId="77777777">
        <w:trPr>
          <w:trHeight w:val="503"/>
        </w:trPr>
        <w:tc>
          <w:tcPr>
            <w:tcW w:w="583" w:type="pct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A0438CC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编号</w:t>
            </w:r>
          </w:p>
        </w:tc>
        <w:tc>
          <w:tcPr>
            <w:tcW w:w="471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F03AFDD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B7EB59C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709F31E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33C0B0BF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24969FB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5736673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72E2052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F9AD2C3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FFFF"/>
            </w:tcBorders>
            <w:shd w:val="clear" w:color="000000" w:fill="FF6600"/>
            <w:noWrap/>
            <w:vAlign w:val="center"/>
          </w:tcPr>
          <w:p w14:paraId="01946F0A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3</w:t>
            </w:r>
          </w:p>
        </w:tc>
      </w:tr>
      <w:tr w:rsidR="0042075D" w:rsidRPr="00D2030C" w14:paraId="700F1929" w14:textId="77777777">
        <w:trPr>
          <w:trHeight w:val="503"/>
        </w:trPr>
        <w:tc>
          <w:tcPr>
            <w:tcW w:w="583" w:type="pct"/>
            <w:tcBorders>
              <w:top w:val="single" w:sz="4" w:space="0" w:color="000000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30F31EB5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范围三 类别5</w:t>
            </w:r>
          </w:p>
        </w:tc>
        <w:tc>
          <w:tcPr>
            <w:tcW w:w="471" w:type="pct"/>
            <w:tcBorders>
              <w:top w:val="single" w:sz="4" w:space="0" w:color="000000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79EDC823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运营中产生的废物排放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3223E45F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{{scope3_category</w:t>
            </w:r>
            <w:r w:rsidRPr="00D2030C">
              <w:rPr>
                <w:rFonts w:eastAsia="PMingLiU" w:cs="Arial" w:hint="eastAsia"/>
                <w:b/>
                <w:bCs/>
                <w:color w:val="000000"/>
                <w:szCs w:val="20"/>
                <w:lang w:val="en-US" w:eastAsia="zh-CN"/>
              </w:rPr>
              <w:t>5</w:t>
            </w: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_total_green_house_gas_emissions_sum_formatted}}</w:t>
            </w:r>
          </w:p>
        </w:tc>
        <w:tc>
          <w:tcPr>
            <w:tcW w:w="8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25FCDB84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</w:t>
            </w:r>
            <w:r w:rsidRPr="00D2030C">
              <w:rPr>
                <w:rFonts w:eastAsia="PMingLiU" w:cs="Arial" w:hint="eastAsia"/>
                <w:b/>
                <w:bCs/>
                <w:color w:val="000000"/>
                <w:szCs w:val="20"/>
                <w:lang w:val="en-US" w:eastAsia="zh-CN"/>
              </w:rPr>
              <w:t>scope3_category5_CO2_emissions_sum_formatted</w:t>
            </w: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8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707E29F9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{{scope3_category</w:t>
            </w:r>
            <w:r w:rsidRPr="00D2030C">
              <w:rPr>
                <w:rFonts w:eastAsia="PMingLiU" w:cs="Arial" w:hint="eastAsia"/>
                <w:b/>
                <w:bCs/>
                <w:color w:val="000000"/>
                <w:szCs w:val="20"/>
                <w:lang w:val="en-US" w:eastAsia="zh-CN"/>
              </w:rPr>
              <w:t>5</w:t>
            </w: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_CH4_emissions_sum_formatted}}</w:t>
            </w:r>
          </w:p>
        </w:tc>
        <w:tc>
          <w:tcPr>
            <w:tcW w:w="8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331D1930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{{scope3_category</w:t>
            </w:r>
            <w:r w:rsidRPr="00D2030C">
              <w:rPr>
                <w:rFonts w:eastAsia="PMingLiU" w:cs="Arial" w:hint="eastAsia"/>
                <w:b/>
                <w:bCs/>
                <w:color w:val="000000"/>
                <w:szCs w:val="20"/>
                <w:lang w:val="en-US" w:eastAsia="zh-CN"/>
              </w:rPr>
              <w:t>5</w:t>
            </w: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_N2O_emissions_sum_formatted}}</w:t>
            </w:r>
          </w:p>
        </w:tc>
        <w:tc>
          <w:tcPr>
            <w:tcW w:w="8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7E5C1748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{{scope3_category</w:t>
            </w:r>
            <w:r w:rsidRPr="00D2030C">
              <w:rPr>
                <w:rFonts w:eastAsia="PMingLiU" w:cs="Arial" w:hint="eastAsia"/>
                <w:b/>
                <w:bCs/>
                <w:color w:val="000000"/>
                <w:szCs w:val="20"/>
                <w:lang w:val="en-US" w:eastAsia="zh-CN"/>
              </w:rPr>
              <w:t>5</w:t>
            </w: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_HFCs_emissions_sum_formatted}}</w:t>
            </w:r>
          </w:p>
        </w:tc>
        <w:tc>
          <w:tcPr>
            <w:tcW w:w="8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2DF624FC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{{scope3_category</w:t>
            </w:r>
            <w:r w:rsidRPr="00D2030C">
              <w:rPr>
                <w:rFonts w:eastAsia="PMingLiU" w:cs="Arial" w:hint="eastAsia"/>
                <w:b/>
                <w:bCs/>
                <w:color w:val="000000"/>
                <w:szCs w:val="20"/>
                <w:lang w:val="en-US" w:eastAsia="zh-CN"/>
              </w:rPr>
              <w:t>5</w:t>
            </w: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_PFCs_emissions_sum_formatted}}</w:t>
            </w:r>
          </w:p>
        </w:tc>
        <w:tc>
          <w:tcPr>
            <w:tcW w:w="8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56F5ACE4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{{scope3_category</w:t>
            </w:r>
            <w:r w:rsidRPr="00D2030C">
              <w:rPr>
                <w:rFonts w:eastAsia="PMingLiU" w:cs="Arial" w:hint="eastAsia"/>
                <w:b/>
                <w:bCs/>
                <w:color w:val="000000"/>
                <w:szCs w:val="20"/>
                <w:lang w:val="en-US" w:eastAsia="zh-CN"/>
              </w:rPr>
              <w:t>5</w:t>
            </w: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_SFs_emissions_sum_formatted}}</w:t>
            </w:r>
          </w:p>
        </w:tc>
        <w:tc>
          <w:tcPr>
            <w:tcW w:w="8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29F67C66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{{scope3_category</w:t>
            </w:r>
            <w:r w:rsidRPr="00D2030C">
              <w:rPr>
                <w:rFonts w:eastAsia="PMingLiU" w:cs="Arial" w:hint="eastAsia"/>
                <w:b/>
                <w:bCs/>
                <w:color w:val="000000"/>
                <w:szCs w:val="20"/>
                <w:lang w:val="en-US" w:eastAsia="zh-CN"/>
              </w:rPr>
              <w:t>5</w:t>
            </w: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_NF3_emissions_sum_formatted}}</w:t>
            </w:r>
          </w:p>
        </w:tc>
      </w:tr>
      <w:tr w:rsidR="0042075D" w:rsidRPr="00D2030C" w14:paraId="0574AB85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0E453E5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{%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tr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for item in scope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3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_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c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lastRenderedPageBreak/>
              <w:t>ategory5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11767B63" w14:textId="77777777" w:rsidR="0042075D" w:rsidRPr="00D2030C" w:rsidRDefault="0042075D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</w:p>
        </w:tc>
        <w:tc>
          <w:tcPr>
            <w:tcW w:w="728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9683346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D83C1A5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2A8C024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EDFFFD1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265CD7D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892913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48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6F9909F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F2E11FB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  <w:tr w:rsidR="0042075D" w:rsidRPr="00D2030C" w14:paraId="5DFB5DF2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67E4BEE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item.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number</w:t>
            </w:r>
            <w:proofErr w:type="spellEnd"/>
            <w:proofErr w:type="gramEnd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D7D20A7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_source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45A73F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item.total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_green_house_gas_emissions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D20C27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{{item.CO2_emissions}}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CD2593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{{item.CH4_emissions}}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B4FC4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{{item.N2O_emissions}}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63F083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item.HFCs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B2ABFF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item.PFCs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213DB27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item.SFs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ECB07E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{{item.NF3_emissions}}</w:t>
            </w:r>
          </w:p>
        </w:tc>
      </w:tr>
      <w:tr w:rsidR="0042075D" w:rsidRPr="00D2030C" w14:paraId="3F32E6C3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0F4FF7C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{%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tr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</w:t>
            </w:r>
            <w:proofErr w:type="spellStart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endfor</w:t>
            </w:r>
            <w:proofErr w:type="spellEnd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09E0CE6F" w14:textId="77777777" w:rsidR="0042075D" w:rsidRPr="00D2030C" w:rsidRDefault="0042075D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05C1C98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8C1A366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7A65206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2A5A571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7C8C43A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CDFA8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ABCE9CE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C623909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</w:tbl>
    <w:p w14:paraId="1ECB8E2D" w14:textId="77777777" w:rsidR="0042075D" w:rsidRDefault="00000000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</w:t>
      </w:r>
      <w:r>
        <w:rPr>
          <w:rFonts w:eastAsia="宋体" w:cs="Arial"/>
          <w:iCs/>
          <w:sz w:val="24"/>
          <w:lang w:eastAsia="zh-CN"/>
        </w:rPr>
        <w:t>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021A04D5" w14:textId="77777777" w:rsidR="0042075D" w:rsidRDefault="0042075D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3B38007F" w14:textId="77777777" w:rsidR="0042075D" w:rsidRDefault="00000000">
      <w:pPr>
        <w:pStyle w:val="Style2"/>
        <w:numPr>
          <w:ilvl w:val="2"/>
          <w:numId w:val="12"/>
        </w:numPr>
        <w:spacing w:line="360" w:lineRule="auto"/>
      </w:pPr>
      <w:bookmarkStart w:id="48" w:name="_Toc198906593"/>
      <w:r>
        <w:rPr>
          <w:rFonts w:hint="eastAsia"/>
        </w:rPr>
        <w:t>范围三类别</w:t>
      </w:r>
      <w:r>
        <w:rPr>
          <w:rFonts w:hint="eastAsia"/>
        </w:rPr>
        <w:t>6</w:t>
      </w:r>
      <w:r>
        <w:rPr>
          <w:rFonts w:hint="eastAsia"/>
        </w:rPr>
        <w:t>商务旅行产生的排放</w:t>
      </w:r>
      <w:r>
        <w:t>清册</w:t>
      </w:r>
      <w:bookmarkEnd w:id="48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034"/>
        <w:gridCol w:w="878"/>
        <w:gridCol w:w="1058"/>
        <w:gridCol w:w="867"/>
        <w:gridCol w:w="863"/>
        <w:gridCol w:w="866"/>
        <w:gridCol w:w="897"/>
        <w:gridCol w:w="894"/>
        <w:gridCol w:w="848"/>
        <w:gridCol w:w="857"/>
      </w:tblGrid>
      <w:tr w:rsidR="0042075D" w:rsidRPr="00D2030C" w14:paraId="4770F788" w14:textId="77777777">
        <w:trPr>
          <w:trHeight w:val="503"/>
        </w:trPr>
        <w:tc>
          <w:tcPr>
            <w:tcW w:w="570" w:type="pct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6E77ECEA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编号</w:t>
            </w:r>
          </w:p>
        </w:tc>
        <w:tc>
          <w:tcPr>
            <w:tcW w:w="484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9C8C99E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排放源</w:t>
            </w:r>
          </w:p>
        </w:tc>
        <w:tc>
          <w:tcPr>
            <w:tcW w:w="58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6EB6892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  <w:tc>
          <w:tcPr>
            <w:tcW w:w="47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0178F64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</w:p>
        </w:tc>
        <w:tc>
          <w:tcPr>
            <w:tcW w:w="476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62E4CDF6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4</w:t>
            </w:r>
          </w:p>
        </w:tc>
        <w:tc>
          <w:tcPr>
            <w:tcW w:w="47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EBE4003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O</w:t>
            </w:r>
          </w:p>
        </w:tc>
        <w:tc>
          <w:tcPr>
            <w:tcW w:w="495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63AAB7A3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49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753CE7E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46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5258F4A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6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FFFF"/>
            </w:tcBorders>
            <w:shd w:val="clear" w:color="000000" w:fill="FF6600"/>
            <w:noWrap/>
            <w:vAlign w:val="center"/>
          </w:tcPr>
          <w:p w14:paraId="1CF6E9B8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3</w:t>
            </w:r>
          </w:p>
        </w:tc>
      </w:tr>
      <w:tr w:rsidR="0042075D" w:rsidRPr="00D2030C" w14:paraId="11A652EC" w14:textId="77777777">
        <w:trPr>
          <w:trHeight w:val="503"/>
        </w:trPr>
        <w:tc>
          <w:tcPr>
            <w:tcW w:w="570" w:type="pct"/>
            <w:tcBorders>
              <w:top w:val="single" w:sz="4" w:space="0" w:color="000000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53D50561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范围三 类别6</w:t>
            </w:r>
          </w:p>
        </w:tc>
        <w:tc>
          <w:tcPr>
            <w:tcW w:w="484" w:type="pct"/>
            <w:tcBorders>
              <w:top w:val="single" w:sz="4" w:space="0" w:color="000000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2E3C4670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商务旅行产生的排放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5966F540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{{scope3_category6_total_green_house_gas_emissions_sum_formatted}}</w:t>
            </w:r>
          </w:p>
        </w:tc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5DDB8BCA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{{scope3_category6_CO2_emissions_sum_formatted}}</w:t>
            </w:r>
          </w:p>
        </w:tc>
        <w:tc>
          <w:tcPr>
            <w:tcW w:w="8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4A8EA1AB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{{scope3_category6_CH4_emissions_sum_formatted}}</w:t>
            </w:r>
          </w:p>
        </w:tc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5CDCFC6E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{{scope3_category6_N2O_emissions_sum_formatted}}</w:t>
            </w:r>
          </w:p>
        </w:tc>
        <w:tc>
          <w:tcPr>
            <w:tcW w:w="9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24CCE39A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{{scope3_category6_HFCs_emissions_sum_formatted}}</w:t>
            </w:r>
          </w:p>
        </w:tc>
        <w:tc>
          <w:tcPr>
            <w:tcW w:w="9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6344440A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{{scope3_category6_PFCs_emissions_sum_formatted}}</w:t>
            </w:r>
          </w:p>
        </w:tc>
        <w:tc>
          <w:tcPr>
            <w:tcW w:w="8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4CF31D35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{{scope3_category6_SFs_emissions_sum_formatted}}</w:t>
            </w:r>
          </w:p>
        </w:tc>
        <w:tc>
          <w:tcPr>
            <w:tcW w:w="8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25B45179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{{scope3_category6_NF3_emissions_sum_formatted}}</w:t>
            </w:r>
          </w:p>
        </w:tc>
      </w:tr>
      <w:tr w:rsidR="0042075D" w:rsidRPr="00D2030C" w14:paraId="38E09C32" w14:textId="77777777">
        <w:trPr>
          <w:trHeight w:val="503"/>
        </w:trPr>
        <w:tc>
          <w:tcPr>
            <w:tcW w:w="570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34C7D18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{%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tr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for item in scope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3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_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category6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0BEA8F8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83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D652C60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8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D644980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6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B64792F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8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889D711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9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B0C7C99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93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914AFC1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68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9A76577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5EC64B7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  <w:tr w:rsidR="0042075D" w:rsidRPr="00D2030C" w14:paraId="64674848" w14:textId="77777777">
        <w:trPr>
          <w:trHeight w:val="503"/>
        </w:trPr>
        <w:tc>
          <w:tcPr>
            <w:tcW w:w="570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1BD4EA3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item.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number</w:t>
            </w:r>
            <w:proofErr w:type="spellEnd"/>
            <w:proofErr w:type="gramEnd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22A988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_source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2A244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item.total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_green_house_gas_emissions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BE51D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{{item.CO2_emissions}}</w:t>
            </w:r>
          </w:p>
        </w:tc>
        <w:tc>
          <w:tcPr>
            <w:tcW w:w="47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E57939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{{item.CH4_emissions}}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0C57E1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{{item.N2O_emissions}}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384073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item.HFCs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B1572F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item.PFCs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0E7569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item.SFs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F21D9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{{item.NF3_emissions}}</w:t>
            </w:r>
          </w:p>
        </w:tc>
      </w:tr>
      <w:tr w:rsidR="0042075D" w:rsidRPr="00D2030C" w14:paraId="4E92D57D" w14:textId="77777777">
        <w:trPr>
          <w:trHeight w:val="503"/>
        </w:trPr>
        <w:tc>
          <w:tcPr>
            <w:tcW w:w="570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694CE52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{%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tr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</w:t>
            </w:r>
            <w:proofErr w:type="spellStart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endfor</w:t>
            </w:r>
            <w:proofErr w:type="spellEnd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46009BDB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067F65B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F62B3B6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8951EDE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BCDE4A5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4C9580C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B43907D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A0AD3DE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C6EB7ED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</w:tbl>
    <w:p w14:paraId="721506CE" w14:textId="77777777" w:rsidR="0042075D" w:rsidRDefault="00000000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</w:t>
      </w:r>
      <w:r>
        <w:rPr>
          <w:rFonts w:eastAsia="宋体" w:cs="Arial"/>
          <w:iCs/>
          <w:sz w:val="24"/>
          <w:lang w:eastAsia="zh-CN"/>
        </w:rPr>
        <w:t>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2BB30A58" w14:textId="77777777" w:rsidR="0042075D" w:rsidRDefault="0042075D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0EA08F0A" w14:textId="4FE45443" w:rsidR="0042075D" w:rsidRDefault="00000000">
      <w:pPr>
        <w:pStyle w:val="Style2"/>
        <w:numPr>
          <w:ilvl w:val="2"/>
          <w:numId w:val="12"/>
        </w:numPr>
        <w:spacing w:line="360" w:lineRule="auto"/>
      </w:pPr>
      <w:bookmarkStart w:id="49" w:name="_Toc198906594"/>
      <w:r>
        <w:rPr>
          <w:rFonts w:hint="eastAsia"/>
        </w:rPr>
        <w:t>范围三类别</w:t>
      </w:r>
      <w:r>
        <w:rPr>
          <w:rFonts w:hint="eastAsia"/>
        </w:rPr>
        <w:t>7</w:t>
      </w:r>
      <w:r w:rsidR="002C27A4">
        <w:rPr>
          <w:rFonts w:hint="eastAsia"/>
        </w:rPr>
        <w:t>员工通勤</w:t>
      </w:r>
      <w:r>
        <w:rPr>
          <w:rFonts w:hint="eastAsia"/>
        </w:rPr>
        <w:t>产生的废物排放</w:t>
      </w:r>
      <w:r>
        <w:t>清册</w:t>
      </w:r>
      <w:bookmarkEnd w:id="49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059"/>
        <w:gridCol w:w="855"/>
        <w:gridCol w:w="1322"/>
        <w:gridCol w:w="829"/>
        <w:gridCol w:w="826"/>
        <w:gridCol w:w="829"/>
        <w:gridCol w:w="857"/>
        <w:gridCol w:w="854"/>
        <w:gridCol w:w="812"/>
        <w:gridCol w:w="819"/>
      </w:tblGrid>
      <w:tr w:rsidR="0042075D" w:rsidRPr="00D2030C" w14:paraId="74ED57B6" w14:textId="77777777">
        <w:trPr>
          <w:trHeight w:val="503"/>
        </w:trPr>
        <w:tc>
          <w:tcPr>
            <w:tcW w:w="583" w:type="pct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09C2788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编号</w:t>
            </w:r>
          </w:p>
        </w:tc>
        <w:tc>
          <w:tcPr>
            <w:tcW w:w="471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1A56F63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2AF00C9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EBDCE01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294AB93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3C86DB27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1C923C37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311CC3AD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378B9871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FFFF"/>
            </w:tcBorders>
            <w:shd w:val="clear" w:color="000000" w:fill="FF6600"/>
            <w:noWrap/>
            <w:vAlign w:val="center"/>
          </w:tcPr>
          <w:p w14:paraId="016403AB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3</w:t>
            </w:r>
          </w:p>
        </w:tc>
      </w:tr>
      <w:tr w:rsidR="0042075D" w:rsidRPr="00D2030C" w14:paraId="712EB2F6" w14:textId="77777777">
        <w:trPr>
          <w:trHeight w:val="503"/>
        </w:trPr>
        <w:tc>
          <w:tcPr>
            <w:tcW w:w="583" w:type="pct"/>
            <w:tcBorders>
              <w:top w:val="single" w:sz="4" w:space="0" w:color="000000"/>
              <w:left w:val="single" w:sz="4" w:space="0" w:color="FFFFFF"/>
              <w:bottom w:val="nil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504AE1D8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lastRenderedPageBreak/>
              <w:t>范围三 类别7</w:t>
            </w:r>
          </w:p>
        </w:tc>
        <w:tc>
          <w:tcPr>
            <w:tcW w:w="471" w:type="pct"/>
            <w:tcBorders>
              <w:top w:val="single" w:sz="4" w:space="0" w:color="000000"/>
              <w:left w:val="nil"/>
              <w:bottom w:val="nil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63C70318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员工通勤产生的排放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64CE9193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{{scope3_category7_total_green_house_gas_emissions_sum_formatted}}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63B396C8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{{scope3_category7_CO2_emissions_sum_formatted}}</w:t>
            </w:r>
          </w:p>
        </w:tc>
        <w:tc>
          <w:tcPr>
            <w:tcW w:w="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7BAC6373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{{scope3_category7_CH4_emissions_sum_formatted}}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1F702917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{{scope3_category7_N2O_emissions_sum_formatted}}</w:t>
            </w:r>
          </w:p>
        </w:tc>
        <w:tc>
          <w:tcPr>
            <w:tcW w:w="8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2CE52A01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{{scope3_category7_HFCs_emissions_sum_formatted}}</w:t>
            </w:r>
          </w:p>
        </w:tc>
        <w:tc>
          <w:tcPr>
            <w:tcW w:w="8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6E892940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{{scope3_category7_PFCs_emissions_sum_formatted}}</w:t>
            </w:r>
          </w:p>
        </w:tc>
        <w:tc>
          <w:tcPr>
            <w:tcW w:w="8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1F0061A1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{{scope3_category7_SFs_emissions_sum_formatted}}</w:t>
            </w:r>
          </w:p>
        </w:tc>
        <w:tc>
          <w:tcPr>
            <w:tcW w:w="8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6CAE2E2F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{{scope3_category7_NF3_emissions_sum_formatted}}</w:t>
            </w:r>
          </w:p>
        </w:tc>
      </w:tr>
      <w:tr w:rsidR="0042075D" w:rsidRPr="00D2030C" w14:paraId="6F6AF87D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7948B2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{%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tr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for item in scope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3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_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category7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08ABB795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728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EAE8321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E96513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FD76CCE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676120B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A9F2FD3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7FA86D9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48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13FA76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67C7396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  <w:tr w:rsidR="0042075D" w:rsidRPr="00D2030C" w14:paraId="4B71D3A8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5CBB9A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item.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number</w:t>
            </w:r>
            <w:proofErr w:type="spellEnd"/>
            <w:proofErr w:type="gramEnd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239F6C8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_source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135DE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item.total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_green_house_gas_emissions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006E94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{{item.CO2_emissions}}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2FE14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{{item.CH4_emissions}}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BE2E34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{{item.N2O_emissions}}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A36A76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item.HFCs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DC14807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item.PFCs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AF5090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item.SFs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569807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{{item.NF3_emissions}}</w:t>
            </w:r>
          </w:p>
        </w:tc>
      </w:tr>
      <w:tr w:rsidR="0042075D" w:rsidRPr="00D2030C" w14:paraId="0F39100B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68D1B4F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{%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tr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</w:t>
            </w:r>
            <w:proofErr w:type="spellStart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endfor</w:t>
            </w:r>
            <w:proofErr w:type="spellEnd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0192966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055FF93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E3A9C38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987E6E3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DB16471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966EB96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C68BD99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93E63D5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988C6A1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</w:tbl>
    <w:p w14:paraId="1B292BB9" w14:textId="77777777" w:rsidR="0042075D" w:rsidRDefault="00000000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</w:t>
      </w:r>
      <w:r>
        <w:rPr>
          <w:rFonts w:eastAsia="宋体" w:cs="Arial"/>
          <w:iCs/>
          <w:sz w:val="24"/>
          <w:lang w:eastAsia="zh-CN"/>
        </w:rPr>
        <w:t>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157F14C1" w14:textId="363FF6A6" w:rsidR="0042075D" w:rsidRDefault="00000000">
      <w:pPr>
        <w:pStyle w:val="Style2"/>
        <w:numPr>
          <w:ilvl w:val="2"/>
          <w:numId w:val="12"/>
        </w:numPr>
        <w:spacing w:line="360" w:lineRule="auto"/>
      </w:pPr>
      <w:r>
        <w:rPr>
          <w:rFonts w:hint="eastAsia"/>
        </w:rPr>
        <w:t>范围三类别</w:t>
      </w:r>
      <w:r>
        <w:rPr>
          <w:rFonts w:hint="eastAsia"/>
          <w:lang w:val="en-US"/>
        </w:rPr>
        <w:t>8</w:t>
      </w:r>
      <w:r>
        <w:rPr>
          <w:rFonts w:hint="eastAsia"/>
        </w:rPr>
        <w:t>上游租赁资产产生的排放</w:t>
      </w:r>
      <w:r w:rsidR="00245CA7">
        <w:rPr>
          <w:rFonts w:hint="eastAsia"/>
        </w:rPr>
        <w:t>清册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058"/>
        <w:gridCol w:w="858"/>
        <w:gridCol w:w="1320"/>
        <w:gridCol w:w="829"/>
        <w:gridCol w:w="826"/>
        <w:gridCol w:w="829"/>
        <w:gridCol w:w="857"/>
        <w:gridCol w:w="854"/>
        <w:gridCol w:w="812"/>
        <w:gridCol w:w="819"/>
      </w:tblGrid>
      <w:tr w:rsidR="0042075D" w:rsidRPr="00D2030C" w14:paraId="56624008" w14:textId="77777777">
        <w:trPr>
          <w:trHeight w:val="503"/>
        </w:trPr>
        <w:tc>
          <w:tcPr>
            <w:tcW w:w="583" w:type="pct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74BDA99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编号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40DF90C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6718168D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2260D38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8D5E9B3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31732F07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ADFDF75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698C6305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9BF96A6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FFFF"/>
            </w:tcBorders>
            <w:shd w:val="clear" w:color="000000" w:fill="FF6600"/>
            <w:noWrap/>
            <w:vAlign w:val="center"/>
          </w:tcPr>
          <w:p w14:paraId="5603445B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3</w:t>
            </w:r>
          </w:p>
        </w:tc>
      </w:tr>
      <w:tr w:rsidR="0042075D" w:rsidRPr="00D2030C" w14:paraId="7AF6471D" w14:textId="77777777">
        <w:trPr>
          <w:trHeight w:val="503"/>
        </w:trPr>
        <w:tc>
          <w:tcPr>
            <w:tcW w:w="583" w:type="pct"/>
            <w:tcBorders>
              <w:top w:val="single" w:sz="4" w:space="0" w:color="000000"/>
              <w:left w:val="single" w:sz="4" w:space="0" w:color="FFFFFF"/>
              <w:bottom w:val="nil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123F5F1B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范围三 类别8</w:t>
            </w:r>
          </w:p>
        </w:tc>
        <w:tc>
          <w:tcPr>
            <w:tcW w:w="473" w:type="pct"/>
            <w:tcBorders>
              <w:top w:val="single" w:sz="4" w:space="0" w:color="000000"/>
              <w:left w:val="nil"/>
              <w:bottom w:val="nil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24304D60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上游租赁资产产生的排放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6C15290C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{{scope3_category8_total_green_house_gas_emissions_sum_formatted}}</w:t>
            </w:r>
          </w:p>
        </w:tc>
        <w:tc>
          <w:tcPr>
            <w:tcW w:w="8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02D4B503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{{scope3_category8_CO2_emissions_sum_formatted}}</w:t>
            </w:r>
          </w:p>
        </w:tc>
        <w:tc>
          <w:tcPr>
            <w:tcW w:w="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3530ED1C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{{scope3_category8_CH4_emissions_sum_formatted}}</w:t>
            </w:r>
          </w:p>
        </w:tc>
        <w:tc>
          <w:tcPr>
            <w:tcW w:w="8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31052DC8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{{scope3_category8_N2O_emissions_sum_formatted}}</w:t>
            </w:r>
          </w:p>
        </w:tc>
        <w:tc>
          <w:tcPr>
            <w:tcW w:w="8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2EBA1DA3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{{scope3_category8_HFCs_emissions_sum_formatted}}</w:t>
            </w:r>
          </w:p>
        </w:tc>
        <w:tc>
          <w:tcPr>
            <w:tcW w:w="8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350FB0BC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{{scope3_category8_PFCs_emissions_sum_formatted}}</w:t>
            </w:r>
          </w:p>
        </w:tc>
        <w:tc>
          <w:tcPr>
            <w:tcW w:w="8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35FBF0D1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{{scope3_category8_SFs_emissions_sum_formatted}}</w:t>
            </w:r>
          </w:p>
        </w:tc>
        <w:tc>
          <w:tcPr>
            <w:tcW w:w="8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1D525792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{{scope3_category8_NF3_emissions_sum_formatted}}</w:t>
            </w:r>
          </w:p>
        </w:tc>
      </w:tr>
      <w:tr w:rsidR="0042075D" w:rsidRPr="00D2030C" w14:paraId="2CFB78DF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51323E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{%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tr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for item in scope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3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_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category8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A549B26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728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AD0D8EB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91EA097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7038603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D391409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1C242CF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489D91C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48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75B062C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A08C1B1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  <w:tr w:rsidR="0042075D" w:rsidRPr="00D2030C" w14:paraId="1FFDFA79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4658C71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item.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number</w:t>
            </w:r>
            <w:proofErr w:type="spellEnd"/>
            <w:proofErr w:type="gramEnd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6DBCE5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_source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988F1B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item.total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_green_house_gas_emissions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5AF010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{{item.CO2_emissions}}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5C859A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{{item.CH4_emissions}}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224B7F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{{item.N2O_emissions}}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5B20CB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item.HFCs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A9FAD9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item.PFCs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AD3482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item.SFs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683F94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{{item.NF3_emissions}}</w:t>
            </w:r>
          </w:p>
        </w:tc>
      </w:tr>
      <w:tr w:rsidR="0042075D" w:rsidRPr="00D2030C" w14:paraId="02A4A5C6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6D7EAED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{%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tr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</w:t>
            </w:r>
            <w:proofErr w:type="spellStart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endfor</w:t>
            </w:r>
            <w:proofErr w:type="spellEnd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3006B232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BEEE948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7781CB6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5F25CBE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DDCAAB5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58DB8BF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8F54CCE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5905760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D74BDDC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</w:tbl>
    <w:p w14:paraId="0178525C" w14:textId="77777777" w:rsidR="0042075D" w:rsidRDefault="00000000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</w:t>
      </w:r>
      <w:r>
        <w:rPr>
          <w:rFonts w:eastAsia="宋体" w:cs="Arial"/>
          <w:iCs/>
          <w:sz w:val="24"/>
          <w:lang w:eastAsia="zh-CN"/>
        </w:rPr>
        <w:t>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7FFC3417" w14:textId="77777777" w:rsidR="0042075D" w:rsidRDefault="0042075D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09674EB0" w14:textId="791771E7" w:rsidR="0042075D" w:rsidRDefault="00000000">
      <w:pPr>
        <w:pStyle w:val="Style2"/>
        <w:numPr>
          <w:ilvl w:val="2"/>
          <w:numId w:val="12"/>
        </w:numPr>
        <w:spacing w:line="360" w:lineRule="auto"/>
      </w:pPr>
      <w:bookmarkStart w:id="50" w:name="_Toc198906595"/>
      <w:r>
        <w:rPr>
          <w:rFonts w:hint="eastAsia"/>
        </w:rPr>
        <w:lastRenderedPageBreak/>
        <w:t>范围三类别</w:t>
      </w:r>
      <w:r>
        <w:rPr>
          <w:rFonts w:hint="eastAsia"/>
        </w:rPr>
        <w:t>9</w:t>
      </w:r>
      <w:r>
        <w:rPr>
          <w:rFonts w:hint="eastAsia"/>
        </w:rPr>
        <w:t>下游运输配送产生的排放</w:t>
      </w:r>
      <w:bookmarkEnd w:id="50"/>
      <w:r w:rsidR="00245CA7">
        <w:rPr>
          <w:rFonts w:hint="eastAsia"/>
        </w:rPr>
        <w:t>清册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058"/>
        <w:gridCol w:w="858"/>
        <w:gridCol w:w="1320"/>
        <w:gridCol w:w="829"/>
        <w:gridCol w:w="826"/>
        <w:gridCol w:w="829"/>
        <w:gridCol w:w="857"/>
        <w:gridCol w:w="854"/>
        <w:gridCol w:w="812"/>
        <w:gridCol w:w="819"/>
      </w:tblGrid>
      <w:tr w:rsidR="0042075D" w:rsidRPr="00D2030C" w14:paraId="58571600" w14:textId="77777777">
        <w:trPr>
          <w:trHeight w:val="503"/>
        </w:trPr>
        <w:tc>
          <w:tcPr>
            <w:tcW w:w="583" w:type="pct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B4271CE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编号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1F14CAB3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BB0E6DA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C953161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12943D91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C0AA9A8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01B84E6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AC6307D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03F0973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FFFF"/>
            </w:tcBorders>
            <w:shd w:val="clear" w:color="000000" w:fill="FF6600"/>
            <w:noWrap/>
            <w:vAlign w:val="center"/>
          </w:tcPr>
          <w:p w14:paraId="0D5A32AF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3</w:t>
            </w:r>
          </w:p>
        </w:tc>
      </w:tr>
      <w:tr w:rsidR="0042075D" w:rsidRPr="00D2030C" w14:paraId="406C766A" w14:textId="77777777">
        <w:trPr>
          <w:trHeight w:val="503"/>
        </w:trPr>
        <w:tc>
          <w:tcPr>
            <w:tcW w:w="583" w:type="pct"/>
            <w:tcBorders>
              <w:top w:val="single" w:sz="4" w:space="0" w:color="000000"/>
              <w:left w:val="single" w:sz="4" w:space="0" w:color="FFFFFF"/>
              <w:bottom w:val="nil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1FF3EF93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范围三 类别9</w:t>
            </w:r>
          </w:p>
        </w:tc>
        <w:tc>
          <w:tcPr>
            <w:tcW w:w="473" w:type="pct"/>
            <w:tcBorders>
              <w:top w:val="single" w:sz="4" w:space="0" w:color="000000"/>
              <w:left w:val="nil"/>
              <w:bottom w:val="nil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6C3AA3D4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下游运输配送产生的排放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20ABFC85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{{scope3_category9_total_green_house_gas_emissions_sum_formatted}}</w:t>
            </w:r>
          </w:p>
        </w:tc>
        <w:tc>
          <w:tcPr>
            <w:tcW w:w="8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01034194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{{scope3_category9_CO2_emissions_sum_formatted}}</w:t>
            </w:r>
          </w:p>
        </w:tc>
        <w:tc>
          <w:tcPr>
            <w:tcW w:w="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74F77446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{{scope3_category9_CH4_emissions_sum_formatted}}</w:t>
            </w:r>
          </w:p>
        </w:tc>
        <w:tc>
          <w:tcPr>
            <w:tcW w:w="8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54349365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{{scope3_category9_N2O_emissions_sum_formatted}}</w:t>
            </w:r>
          </w:p>
        </w:tc>
        <w:tc>
          <w:tcPr>
            <w:tcW w:w="8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000779B7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{{scope3_category9_HFCs_emissions_sum_formatted}}</w:t>
            </w:r>
          </w:p>
        </w:tc>
        <w:tc>
          <w:tcPr>
            <w:tcW w:w="8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39D503CC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{{scope3_category9_PFCs_emissions_sum_formatted}}</w:t>
            </w:r>
          </w:p>
        </w:tc>
        <w:tc>
          <w:tcPr>
            <w:tcW w:w="8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3BFF8A4B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{{scope3_category9_SFs_emissions_sum_formatted}}</w:t>
            </w:r>
          </w:p>
        </w:tc>
        <w:tc>
          <w:tcPr>
            <w:tcW w:w="8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556936E9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{{scope3_category9_NF3_emissions_sum_formatted}}</w:t>
            </w:r>
          </w:p>
        </w:tc>
      </w:tr>
      <w:tr w:rsidR="0042075D" w:rsidRPr="00D2030C" w14:paraId="0ADCDB84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1C079E5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{%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tr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for item in scope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3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_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category9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6B517326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728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EBB5DF6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510623C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09576A8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0F5E339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41AD388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431C960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48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5070780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9B75FA3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  <w:tr w:rsidR="0042075D" w:rsidRPr="00D2030C" w14:paraId="75D42118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5DE0EA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item.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number</w:t>
            </w:r>
            <w:proofErr w:type="spellEnd"/>
            <w:proofErr w:type="gramEnd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2E3E8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_source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C571D1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item.total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_green_house_gas_emissions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04EB1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{{item.CO2_emissions}}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8BC312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{{item.CH4_emissions}}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6B707A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{{item.N2O_emissions}}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6AE558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item.HFCs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913380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item.PFCs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158B89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item.SFs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3AD2E4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{{item.NF3_emissions}}</w:t>
            </w:r>
          </w:p>
        </w:tc>
      </w:tr>
      <w:tr w:rsidR="0042075D" w:rsidRPr="00D2030C" w14:paraId="1E11EE3F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6606795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{%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tr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</w:t>
            </w:r>
            <w:proofErr w:type="spellStart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endfor</w:t>
            </w:r>
            <w:proofErr w:type="spellEnd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216B21D5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5FDA692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EEBFFBD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EBEC131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062BDF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2CDF742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293725F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D9786B9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9182360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</w:tbl>
    <w:p w14:paraId="30EDAE98" w14:textId="77777777" w:rsidR="0042075D" w:rsidRDefault="00000000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</w:t>
      </w:r>
      <w:r>
        <w:rPr>
          <w:rFonts w:eastAsia="宋体" w:cs="Arial"/>
          <w:iCs/>
          <w:sz w:val="24"/>
          <w:lang w:eastAsia="zh-CN"/>
        </w:rPr>
        <w:t>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294FD08A" w14:textId="77777777" w:rsidR="0042075D" w:rsidRDefault="0042075D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7600175F" w14:textId="17C6F224" w:rsidR="0042075D" w:rsidRDefault="00000000">
      <w:pPr>
        <w:pStyle w:val="Style2"/>
        <w:numPr>
          <w:ilvl w:val="2"/>
          <w:numId w:val="12"/>
        </w:numPr>
        <w:spacing w:line="360" w:lineRule="auto"/>
      </w:pPr>
      <w:bookmarkStart w:id="51" w:name="_Toc198906596"/>
      <w:bookmarkStart w:id="52" w:name="OLE_LINK3"/>
      <w:r>
        <w:rPr>
          <w:rFonts w:hint="eastAsia"/>
        </w:rPr>
        <w:t>范围三类别</w:t>
      </w:r>
      <w:r>
        <w:rPr>
          <w:rFonts w:hint="eastAsia"/>
        </w:rPr>
        <w:t>10</w:t>
      </w:r>
      <w:r>
        <w:rPr>
          <w:rFonts w:hint="eastAsia"/>
        </w:rPr>
        <w:t>外销产品加工产生的排放</w:t>
      </w:r>
      <w:bookmarkEnd w:id="51"/>
      <w:r w:rsidR="00245CA7">
        <w:rPr>
          <w:rFonts w:hint="eastAsia"/>
        </w:rPr>
        <w:t>清册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058"/>
        <w:gridCol w:w="858"/>
        <w:gridCol w:w="1320"/>
        <w:gridCol w:w="829"/>
        <w:gridCol w:w="826"/>
        <w:gridCol w:w="829"/>
        <w:gridCol w:w="857"/>
        <w:gridCol w:w="854"/>
        <w:gridCol w:w="812"/>
        <w:gridCol w:w="819"/>
      </w:tblGrid>
      <w:tr w:rsidR="0042075D" w:rsidRPr="00D2030C" w14:paraId="30766C75" w14:textId="77777777">
        <w:trPr>
          <w:trHeight w:val="503"/>
        </w:trPr>
        <w:tc>
          <w:tcPr>
            <w:tcW w:w="583" w:type="pct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C8D7E29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bookmarkStart w:id="53" w:name="OLE_LINK4"/>
            <w:bookmarkEnd w:id="52"/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编号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B2DE567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AC679A9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B3608AE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62F7F591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D94AD57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BCAD180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1ED3EEBF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37AE7A8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FFFF"/>
            </w:tcBorders>
            <w:shd w:val="clear" w:color="000000" w:fill="FF6600"/>
            <w:noWrap/>
            <w:vAlign w:val="center"/>
          </w:tcPr>
          <w:p w14:paraId="5D1602CD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3</w:t>
            </w:r>
          </w:p>
        </w:tc>
      </w:tr>
      <w:tr w:rsidR="0042075D" w:rsidRPr="00D2030C" w14:paraId="7265502B" w14:textId="77777777">
        <w:trPr>
          <w:trHeight w:val="525"/>
        </w:trPr>
        <w:tc>
          <w:tcPr>
            <w:tcW w:w="583" w:type="pct"/>
            <w:tcBorders>
              <w:top w:val="single" w:sz="4" w:space="0" w:color="000000"/>
              <w:left w:val="single" w:sz="4" w:space="0" w:color="FFFFFF"/>
              <w:bottom w:val="nil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4A2B9341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范围三 类别10</w:t>
            </w:r>
          </w:p>
        </w:tc>
        <w:tc>
          <w:tcPr>
            <w:tcW w:w="473" w:type="pct"/>
            <w:tcBorders>
              <w:top w:val="single" w:sz="4" w:space="0" w:color="000000"/>
              <w:left w:val="nil"/>
              <w:bottom w:val="nil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04BCFAC9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外销产品加工产生的排放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60EDA026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{{scope3_category10_total_green_house_gas_emissions_sum_formatted}}</w:t>
            </w:r>
          </w:p>
        </w:tc>
        <w:tc>
          <w:tcPr>
            <w:tcW w:w="8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1725B550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{{scope3_category10_CO2_emissions_sum_formatted}}</w:t>
            </w:r>
          </w:p>
        </w:tc>
        <w:tc>
          <w:tcPr>
            <w:tcW w:w="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1CA979EF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{{scope3_category10_CH4_emissions_sum_formatted}}</w:t>
            </w:r>
          </w:p>
        </w:tc>
        <w:tc>
          <w:tcPr>
            <w:tcW w:w="8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2CB77E52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{{scope3_category10_N2O_emissions_sum_formatted}}</w:t>
            </w:r>
          </w:p>
        </w:tc>
        <w:tc>
          <w:tcPr>
            <w:tcW w:w="8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1675E7FC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{{scope3_category10_HFCs_emissions_sum_formatted}}</w:t>
            </w:r>
          </w:p>
        </w:tc>
        <w:tc>
          <w:tcPr>
            <w:tcW w:w="8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44515A01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{{scope3_category10_PFCs_emissions_sum_formatted}}</w:t>
            </w:r>
          </w:p>
        </w:tc>
        <w:tc>
          <w:tcPr>
            <w:tcW w:w="8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7FF6BFB0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{{scope3_category10_SFs_emissions_sum_formatted}}</w:t>
            </w:r>
          </w:p>
        </w:tc>
        <w:tc>
          <w:tcPr>
            <w:tcW w:w="8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3824AF49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{{scope3_category10_NF3_emissions_sum_formatted}}</w:t>
            </w:r>
          </w:p>
        </w:tc>
      </w:tr>
      <w:tr w:rsidR="0042075D" w:rsidRPr="00D2030C" w14:paraId="402DB72A" w14:textId="77777777">
        <w:trPr>
          <w:trHeight w:val="525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33C17AD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{%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tr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for item in scope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3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_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category10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2092F981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728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17A8A74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51E4DA6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695940C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35D79C8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415DD4C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5D79F53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48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C081084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C6E57DE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  <w:tr w:rsidR="0042075D" w:rsidRPr="00D2030C" w14:paraId="22682D82" w14:textId="77777777">
        <w:trPr>
          <w:trHeight w:val="525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34D8A61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item.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number</w:t>
            </w:r>
            <w:proofErr w:type="spellEnd"/>
            <w:proofErr w:type="gramEnd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7668A66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_source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7C4CCC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item.total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_green_house_gas_emissions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EFF46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{{item.CO2_emissions}}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77F3F7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{{item.CH4_emissions}}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7B3DA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{{item.N2O_emissions}}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9D4573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item.HFCs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223E7A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item.PFCs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67B9EE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item.SFs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F8AFF1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{{item.NF3_emissions}}</w:t>
            </w:r>
          </w:p>
        </w:tc>
      </w:tr>
      <w:tr w:rsidR="0042075D" w:rsidRPr="00D2030C" w14:paraId="36E69E71" w14:textId="77777777">
        <w:trPr>
          <w:trHeight w:val="525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11A6912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{%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tr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</w:t>
            </w:r>
            <w:proofErr w:type="spellStart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endfor</w:t>
            </w:r>
            <w:proofErr w:type="spellEnd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3E1B05C5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DB91B6D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5DFBAA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D8C8524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2DCB4DC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8131C49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030F77B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1931728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2EC1B79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</w:tbl>
    <w:p w14:paraId="48591DD7" w14:textId="77777777" w:rsidR="0042075D" w:rsidRDefault="00000000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</w:t>
      </w:r>
      <w:r>
        <w:rPr>
          <w:rFonts w:eastAsia="宋体" w:cs="Arial"/>
          <w:iCs/>
          <w:sz w:val="24"/>
          <w:lang w:eastAsia="zh-CN"/>
        </w:rPr>
        <w:t>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1DDAA8F5" w14:textId="114A796B" w:rsidR="0042075D" w:rsidRDefault="00000000">
      <w:pPr>
        <w:pStyle w:val="Style2"/>
        <w:numPr>
          <w:ilvl w:val="2"/>
          <w:numId w:val="12"/>
        </w:numPr>
        <w:spacing w:line="360" w:lineRule="auto"/>
      </w:pPr>
      <w:bookmarkStart w:id="54" w:name="_Toc198906597"/>
      <w:bookmarkEnd w:id="53"/>
      <w:r>
        <w:rPr>
          <w:rFonts w:hint="eastAsia"/>
        </w:rPr>
        <w:lastRenderedPageBreak/>
        <w:t>范围三类别</w:t>
      </w:r>
      <w:r>
        <w:rPr>
          <w:rFonts w:hint="eastAsia"/>
        </w:rPr>
        <w:t>1</w:t>
      </w:r>
      <w:r>
        <w:rPr>
          <w:rFonts w:hint="eastAsia"/>
          <w:lang w:val="en-US"/>
        </w:rPr>
        <w:t>1</w:t>
      </w:r>
      <w:r>
        <w:rPr>
          <w:rFonts w:hint="eastAsia"/>
        </w:rPr>
        <w:t>外销产品使用产生的排放</w:t>
      </w:r>
      <w:r w:rsidR="00245CA7">
        <w:rPr>
          <w:rFonts w:hint="eastAsia"/>
        </w:rPr>
        <w:t>清册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058"/>
        <w:gridCol w:w="858"/>
        <w:gridCol w:w="1320"/>
        <w:gridCol w:w="829"/>
        <w:gridCol w:w="826"/>
        <w:gridCol w:w="829"/>
        <w:gridCol w:w="857"/>
        <w:gridCol w:w="854"/>
        <w:gridCol w:w="812"/>
        <w:gridCol w:w="819"/>
      </w:tblGrid>
      <w:tr w:rsidR="0042075D" w:rsidRPr="00D2030C" w14:paraId="614D84EF" w14:textId="77777777">
        <w:trPr>
          <w:trHeight w:val="503"/>
        </w:trPr>
        <w:tc>
          <w:tcPr>
            <w:tcW w:w="583" w:type="pct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68908F66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编号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CDA3870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AB3E83F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2E17E45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FB5FE8D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3F326C2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222E1E0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1F4042E4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F52E99C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FFFF"/>
            </w:tcBorders>
            <w:shd w:val="clear" w:color="000000" w:fill="FF6600"/>
            <w:noWrap/>
            <w:vAlign w:val="center"/>
          </w:tcPr>
          <w:p w14:paraId="2AD8FC23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3</w:t>
            </w:r>
          </w:p>
        </w:tc>
      </w:tr>
      <w:tr w:rsidR="0042075D" w:rsidRPr="00D2030C" w14:paraId="7A7C9FC8" w14:textId="77777777">
        <w:trPr>
          <w:trHeight w:val="525"/>
        </w:trPr>
        <w:tc>
          <w:tcPr>
            <w:tcW w:w="583" w:type="pct"/>
            <w:tcBorders>
              <w:top w:val="single" w:sz="4" w:space="0" w:color="000000"/>
              <w:left w:val="single" w:sz="4" w:space="0" w:color="FFFFFF"/>
              <w:bottom w:val="nil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75F1A3D5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范围三 类别11</w:t>
            </w:r>
          </w:p>
        </w:tc>
        <w:tc>
          <w:tcPr>
            <w:tcW w:w="473" w:type="pct"/>
            <w:tcBorders>
              <w:top w:val="single" w:sz="4" w:space="0" w:color="000000"/>
              <w:left w:val="nil"/>
              <w:bottom w:val="nil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52270881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外销产品使用产生的排放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3E7E2CE2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{{scope3_category11_total_green_house_gas_emissions_sum_formatted}}</w:t>
            </w:r>
          </w:p>
        </w:tc>
        <w:tc>
          <w:tcPr>
            <w:tcW w:w="8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098CA2C9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{{scope3_category11_CO2_emissions_sum_formatted}}</w:t>
            </w:r>
          </w:p>
        </w:tc>
        <w:tc>
          <w:tcPr>
            <w:tcW w:w="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734DB3D6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{{scope3_category11_CH4_emissions_sum_formatted}}</w:t>
            </w:r>
          </w:p>
        </w:tc>
        <w:tc>
          <w:tcPr>
            <w:tcW w:w="8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06F90923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{{scope3_category11_N2O_emissions_sum_formatted}}</w:t>
            </w:r>
          </w:p>
        </w:tc>
        <w:tc>
          <w:tcPr>
            <w:tcW w:w="8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1AE048E0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{{scope3_category11_HFCs_emissions_sum_formatted}}</w:t>
            </w:r>
          </w:p>
        </w:tc>
        <w:tc>
          <w:tcPr>
            <w:tcW w:w="8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295885F4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{{scope3_category11_PFCs_emissions_sum_formatted}}</w:t>
            </w:r>
          </w:p>
        </w:tc>
        <w:tc>
          <w:tcPr>
            <w:tcW w:w="8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4417AD8B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{{scope3_category11_SFs_emissions_sum_formatted}}</w:t>
            </w:r>
          </w:p>
        </w:tc>
        <w:tc>
          <w:tcPr>
            <w:tcW w:w="8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5B698769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{{scope3_category11_NF3_emissions_sum_formatted}}</w:t>
            </w:r>
          </w:p>
        </w:tc>
      </w:tr>
      <w:tr w:rsidR="0042075D" w:rsidRPr="00D2030C" w14:paraId="7A778FA5" w14:textId="77777777">
        <w:trPr>
          <w:trHeight w:val="525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1A0AB74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{%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tr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for item in scope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3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_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category11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282660A2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728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55FD04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4D87E4F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0728035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3AD2D1F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5A8DD20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A37C675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48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8C521F7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DB4C1B1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  <w:tr w:rsidR="0042075D" w:rsidRPr="00D2030C" w14:paraId="31E25765" w14:textId="77777777">
        <w:trPr>
          <w:trHeight w:val="525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7CE9FC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item.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number</w:t>
            </w:r>
            <w:proofErr w:type="spellEnd"/>
            <w:proofErr w:type="gramEnd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2CD58D3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_source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7970F4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item.total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_green_house_gas_emissions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9312B2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{{item.CO2_emissions}}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E501D6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{{item.CH4_emissions}}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285BE4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{{item.N2O_emissions}}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FE1A84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item.HFCs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F01504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item.PFCs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071C59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item.SFs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7B690E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{{item.NF3_emissions}}</w:t>
            </w:r>
          </w:p>
        </w:tc>
      </w:tr>
      <w:tr w:rsidR="0042075D" w:rsidRPr="00D2030C" w14:paraId="72812597" w14:textId="77777777">
        <w:trPr>
          <w:trHeight w:val="525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33F973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{%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tr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</w:t>
            </w:r>
            <w:proofErr w:type="spellStart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endfor</w:t>
            </w:r>
            <w:proofErr w:type="spellEnd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9998E98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3004718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CB43072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7B35F42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75A124A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57C53E9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DABDFDF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5B839C4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78CE02D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</w:tbl>
    <w:p w14:paraId="5F8C0CD0" w14:textId="77777777" w:rsidR="0042075D" w:rsidRDefault="00000000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</w:t>
      </w:r>
      <w:r>
        <w:rPr>
          <w:rFonts w:eastAsia="宋体" w:cs="Arial"/>
          <w:iCs/>
          <w:sz w:val="24"/>
          <w:lang w:eastAsia="zh-CN"/>
        </w:rPr>
        <w:t>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1AD46440" w14:textId="1DC4D43F" w:rsidR="0042075D" w:rsidRDefault="00000000">
      <w:pPr>
        <w:pStyle w:val="Style2"/>
        <w:numPr>
          <w:ilvl w:val="2"/>
          <w:numId w:val="12"/>
        </w:numPr>
        <w:spacing w:line="360" w:lineRule="auto"/>
      </w:pPr>
      <w:r>
        <w:rPr>
          <w:rFonts w:hint="eastAsia"/>
        </w:rPr>
        <w:t>范围三类别</w:t>
      </w:r>
      <w:r>
        <w:rPr>
          <w:rFonts w:hint="eastAsia"/>
        </w:rPr>
        <w:t>12</w:t>
      </w:r>
      <w:r>
        <w:rPr>
          <w:rFonts w:hint="eastAsia"/>
        </w:rPr>
        <w:t>外销产品报废产生的排放</w:t>
      </w:r>
      <w:bookmarkEnd w:id="54"/>
      <w:r w:rsidR="00245CA7">
        <w:rPr>
          <w:rFonts w:hint="eastAsia"/>
        </w:rPr>
        <w:t>清册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058"/>
        <w:gridCol w:w="858"/>
        <w:gridCol w:w="1320"/>
        <w:gridCol w:w="829"/>
        <w:gridCol w:w="826"/>
        <w:gridCol w:w="829"/>
        <w:gridCol w:w="857"/>
        <w:gridCol w:w="854"/>
        <w:gridCol w:w="812"/>
        <w:gridCol w:w="819"/>
      </w:tblGrid>
      <w:tr w:rsidR="0042075D" w:rsidRPr="00D2030C" w14:paraId="581BF80E" w14:textId="77777777">
        <w:trPr>
          <w:trHeight w:val="503"/>
        </w:trPr>
        <w:tc>
          <w:tcPr>
            <w:tcW w:w="583" w:type="pct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6116B92C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编号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3FCAC997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61A48251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F283CCE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5B1B3CE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D4BC12C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6E3E9EEE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3640A84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FF4661C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FFFF"/>
            </w:tcBorders>
            <w:shd w:val="clear" w:color="000000" w:fill="FF6600"/>
            <w:noWrap/>
            <w:vAlign w:val="center"/>
          </w:tcPr>
          <w:p w14:paraId="3DFE1943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3</w:t>
            </w:r>
          </w:p>
        </w:tc>
      </w:tr>
      <w:tr w:rsidR="0042075D" w:rsidRPr="00D2030C" w14:paraId="7CD82025" w14:textId="77777777">
        <w:trPr>
          <w:trHeight w:val="525"/>
        </w:trPr>
        <w:tc>
          <w:tcPr>
            <w:tcW w:w="1084" w:type="dxa"/>
            <w:tcBorders>
              <w:top w:val="single" w:sz="4" w:space="0" w:color="000000"/>
              <w:left w:val="single" w:sz="4" w:space="0" w:color="FFFFFF"/>
              <w:bottom w:val="nil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44080D53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范围三 类别12</w:t>
            </w:r>
          </w:p>
        </w:tc>
        <w:tc>
          <w:tcPr>
            <w:tcW w:w="879" w:type="dxa"/>
            <w:tcBorders>
              <w:top w:val="single" w:sz="4" w:space="0" w:color="000000"/>
              <w:left w:val="nil"/>
              <w:bottom w:val="nil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03F3F3A3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外</w:t>
            </w:r>
            <w:proofErr w:type="gramStart"/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售产品</w:t>
            </w:r>
            <w:proofErr w:type="gramEnd"/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报废产生的排放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40D65675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{{scope3_category12_total_green_house_gas_emissions_sum_formatted}}</w:t>
            </w:r>
          </w:p>
        </w:tc>
        <w:tc>
          <w:tcPr>
            <w:tcW w:w="8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79BFA0B7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{{scope3_category12_CO2_emissions_sum_formatted}}</w:t>
            </w:r>
          </w:p>
        </w:tc>
        <w:tc>
          <w:tcPr>
            <w:tcW w:w="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478580FE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{{scope3_category12_CH4_emissions_sum_formatted}}</w:t>
            </w:r>
          </w:p>
        </w:tc>
        <w:tc>
          <w:tcPr>
            <w:tcW w:w="8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67B27B7E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{{scope3_category12_N2O_emissions_sum_formatted}}</w:t>
            </w:r>
          </w:p>
        </w:tc>
        <w:tc>
          <w:tcPr>
            <w:tcW w:w="8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45388E34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{{scope3_category12_HFCs_emissions_sum_formatted}}</w:t>
            </w:r>
          </w:p>
        </w:tc>
        <w:tc>
          <w:tcPr>
            <w:tcW w:w="8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25B43D47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{{scope3_category12_PFCs_emissions_sum_formatted}}</w:t>
            </w:r>
          </w:p>
        </w:tc>
        <w:tc>
          <w:tcPr>
            <w:tcW w:w="8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0E9FA536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{{scope3_category12_SFs_emissions_sum_formatted}}</w:t>
            </w:r>
          </w:p>
        </w:tc>
        <w:tc>
          <w:tcPr>
            <w:tcW w:w="8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1D91C8FC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{{scope3_category12_NF3_emissions_sum_formatted}}</w:t>
            </w:r>
          </w:p>
        </w:tc>
      </w:tr>
      <w:tr w:rsidR="0042075D" w:rsidRPr="00D2030C" w14:paraId="0C5E1B59" w14:textId="77777777">
        <w:trPr>
          <w:trHeight w:val="525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0A5618E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{%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tr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for item in scope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3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_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category12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24068B06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728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A1019A2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6B41506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597515D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9190985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08EF7A6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7BF8E52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48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AC3B2BC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0ACB30F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  <w:tr w:rsidR="0042075D" w:rsidRPr="00D2030C" w14:paraId="285E021A" w14:textId="77777777">
        <w:trPr>
          <w:trHeight w:val="525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114BD11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item.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number</w:t>
            </w:r>
            <w:proofErr w:type="spellEnd"/>
            <w:proofErr w:type="gramEnd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24A13C3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_source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88EFFA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item.total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_green_house_gas_emissions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0F2EAC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{{item.CO2_emissions}}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224F1B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{{item.CH4_emissions}}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E58C547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{{item.N2O_emissions}}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E95200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item.HFCs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9FB697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item.PFCs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D0AC74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item.SFs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18C246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{{item.NF3_emissions}}</w:t>
            </w:r>
          </w:p>
        </w:tc>
      </w:tr>
      <w:tr w:rsidR="0042075D" w:rsidRPr="00D2030C" w14:paraId="17D15C8B" w14:textId="77777777">
        <w:trPr>
          <w:trHeight w:val="525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3983623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{%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tr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</w:t>
            </w:r>
            <w:proofErr w:type="spellStart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endfor</w:t>
            </w:r>
            <w:proofErr w:type="spellEnd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005B5F07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C5945DE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7DA2394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93A308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8E24193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AFA6BCF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406C203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24DB074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97710EE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</w:tbl>
    <w:p w14:paraId="55D8116B" w14:textId="77777777" w:rsidR="0042075D" w:rsidRDefault="00000000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</w:t>
      </w:r>
      <w:r>
        <w:rPr>
          <w:rFonts w:eastAsia="宋体" w:cs="Arial"/>
          <w:iCs/>
          <w:sz w:val="24"/>
          <w:lang w:eastAsia="zh-CN"/>
        </w:rPr>
        <w:t>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5D21164D" w14:textId="6510EFCC" w:rsidR="0042075D" w:rsidRDefault="00000000">
      <w:pPr>
        <w:pStyle w:val="Style2"/>
        <w:numPr>
          <w:ilvl w:val="2"/>
          <w:numId w:val="12"/>
        </w:numPr>
        <w:spacing w:line="360" w:lineRule="auto"/>
      </w:pPr>
      <w:r>
        <w:rPr>
          <w:rFonts w:hint="eastAsia"/>
        </w:rPr>
        <w:lastRenderedPageBreak/>
        <w:t>范围三类别</w:t>
      </w:r>
      <w:r>
        <w:rPr>
          <w:rFonts w:hint="eastAsia"/>
        </w:rPr>
        <w:t>1</w:t>
      </w:r>
      <w:r>
        <w:rPr>
          <w:rFonts w:hint="eastAsia"/>
          <w:lang w:val="en-US"/>
        </w:rPr>
        <w:t>3</w:t>
      </w:r>
      <w:r>
        <w:rPr>
          <w:rFonts w:hint="eastAsia"/>
        </w:rPr>
        <w:t>下游租赁资产产生的排放</w:t>
      </w:r>
      <w:r w:rsidR="00245CA7">
        <w:rPr>
          <w:rFonts w:hint="eastAsia"/>
        </w:rPr>
        <w:t>清册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058"/>
        <w:gridCol w:w="858"/>
        <w:gridCol w:w="1320"/>
        <w:gridCol w:w="829"/>
        <w:gridCol w:w="826"/>
        <w:gridCol w:w="829"/>
        <w:gridCol w:w="857"/>
        <w:gridCol w:w="854"/>
        <w:gridCol w:w="812"/>
        <w:gridCol w:w="819"/>
      </w:tblGrid>
      <w:tr w:rsidR="0042075D" w:rsidRPr="00D2030C" w14:paraId="236D9878" w14:textId="77777777">
        <w:trPr>
          <w:trHeight w:val="503"/>
        </w:trPr>
        <w:tc>
          <w:tcPr>
            <w:tcW w:w="583" w:type="pct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9617F68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编号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C61A727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19564C00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1EAE64C2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35C2844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1817E9D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FE31291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54C3418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17775A75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FFFF"/>
            </w:tcBorders>
            <w:shd w:val="clear" w:color="000000" w:fill="FF6600"/>
            <w:noWrap/>
            <w:vAlign w:val="center"/>
          </w:tcPr>
          <w:p w14:paraId="58D5F6E5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3</w:t>
            </w:r>
          </w:p>
        </w:tc>
      </w:tr>
      <w:tr w:rsidR="0042075D" w:rsidRPr="00D2030C" w14:paraId="18C5A8DE" w14:textId="77777777">
        <w:trPr>
          <w:trHeight w:val="525"/>
        </w:trPr>
        <w:tc>
          <w:tcPr>
            <w:tcW w:w="1084" w:type="dxa"/>
            <w:tcBorders>
              <w:top w:val="single" w:sz="4" w:space="0" w:color="000000"/>
              <w:left w:val="single" w:sz="4" w:space="0" w:color="FFFFFF"/>
              <w:bottom w:val="nil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3E7EEEF0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范围三 类别13</w:t>
            </w:r>
          </w:p>
        </w:tc>
        <w:tc>
          <w:tcPr>
            <w:tcW w:w="879" w:type="dxa"/>
            <w:tcBorders>
              <w:top w:val="single" w:sz="4" w:space="0" w:color="000000"/>
              <w:left w:val="nil"/>
              <w:bottom w:val="nil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26A141A2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下游租赁资产产生的排放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135FB288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{{scope3_category13_total_green_house_gas_emissions_sum_formatted}}</w:t>
            </w:r>
          </w:p>
        </w:tc>
        <w:tc>
          <w:tcPr>
            <w:tcW w:w="8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5950B43E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{{scope3_category13_CO2_emissions_sum_formatted}}</w:t>
            </w:r>
          </w:p>
        </w:tc>
        <w:tc>
          <w:tcPr>
            <w:tcW w:w="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081F8824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{{scope3_category13_CH4_emissions_sum_formatted}}</w:t>
            </w:r>
          </w:p>
        </w:tc>
        <w:tc>
          <w:tcPr>
            <w:tcW w:w="8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3CB689D8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{{scope3_category13_N2O_emissions_sum_formatted}}</w:t>
            </w:r>
          </w:p>
        </w:tc>
        <w:tc>
          <w:tcPr>
            <w:tcW w:w="8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41D30939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{{scope3_category13_HFCs_emissions_sum_formatted}}</w:t>
            </w:r>
          </w:p>
        </w:tc>
        <w:tc>
          <w:tcPr>
            <w:tcW w:w="8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58159CCF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{{scope3_category13_PFCs_emissions_sum_formatted}}</w:t>
            </w:r>
          </w:p>
        </w:tc>
        <w:tc>
          <w:tcPr>
            <w:tcW w:w="8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502D8784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{{scope3_category13_SFs_emissions_sum_formatted}}</w:t>
            </w:r>
          </w:p>
        </w:tc>
        <w:tc>
          <w:tcPr>
            <w:tcW w:w="8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7DB4B661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{{scope3_category13_NF3_emissions_sum_formatted}}</w:t>
            </w:r>
          </w:p>
        </w:tc>
      </w:tr>
      <w:tr w:rsidR="0042075D" w:rsidRPr="00D2030C" w14:paraId="3E72F086" w14:textId="77777777">
        <w:trPr>
          <w:trHeight w:val="525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1EC096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{%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tr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for item in scope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3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_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category13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07320D44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728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339098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33ED51D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C826E5C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2D09B6E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E7CD43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BA5863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48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1DD87A8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AAA32FE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  <w:tr w:rsidR="0042075D" w:rsidRPr="00D2030C" w14:paraId="1DB2C10B" w14:textId="77777777">
        <w:trPr>
          <w:trHeight w:val="525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A820BA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item.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number</w:t>
            </w:r>
            <w:proofErr w:type="spellEnd"/>
            <w:proofErr w:type="gramEnd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A05469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_source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7177D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item.total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_green_house_gas_emissions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70FC91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{{item.CO2_emissions}}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A2BB4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{{item.CH4_emissions}}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4F805B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{{item.N2O_emissions}}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9FFEC4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item.HFCs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A1980C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item.PFCs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F6DD8E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item.SFs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42655B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{{item.NF3_emissions}}</w:t>
            </w:r>
          </w:p>
        </w:tc>
      </w:tr>
      <w:tr w:rsidR="0042075D" w:rsidRPr="00D2030C" w14:paraId="3D748201" w14:textId="77777777">
        <w:trPr>
          <w:trHeight w:val="525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6DA496F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{%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tr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</w:t>
            </w:r>
            <w:proofErr w:type="spellStart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endfor</w:t>
            </w:r>
            <w:proofErr w:type="spellEnd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E415980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136B6E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00D0BF6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F90D4A0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39EC6C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32FAD19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71064F5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AFDF2C7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B57AC2A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</w:tbl>
    <w:p w14:paraId="39AC236D" w14:textId="77777777" w:rsidR="0042075D" w:rsidRDefault="00000000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</w:t>
      </w:r>
      <w:r>
        <w:rPr>
          <w:rFonts w:eastAsia="宋体" w:cs="Arial"/>
          <w:iCs/>
          <w:sz w:val="24"/>
          <w:lang w:eastAsia="zh-CN"/>
        </w:rPr>
        <w:t>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1BD7D5E1" w14:textId="71A96ABB" w:rsidR="0042075D" w:rsidRDefault="00000000">
      <w:pPr>
        <w:pStyle w:val="Style2"/>
        <w:numPr>
          <w:ilvl w:val="2"/>
          <w:numId w:val="12"/>
        </w:numPr>
        <w:spacing w:line="360" w:lineRule="auto"/>
      </w:pPr>
      <w:r>
        <w:rPr>
          <w:rFonts w:hint="eastAsia"/>
        </w:rPr>
        <w:t>范围三类别</w:t>
      </w:r>
      <w:r>
        <w:rPr>
          <w:rFonts w:hint="eastAsia"/>
        </w:rPr>
        <w:t>1</w:t>
      </w:r>
      <w:r>
        <w:rPr>
          <w:rFonts w:hint="eastAsia"/>
          <w:lang w:val="en-US"/>
        </w:rPr>
        <w:t>4</w:t>
      </w:r>
      <w:r>
        <w:rPr>
          <w:rFonts w:hint="eastAsia"/>
        </w:rPr>
        <w:t>特许经营产生的排放</w:t>
      </w:r>
      <w:r w:rsidR="00245CA7">
        <w:rPr>
          <w:rFonts w:hint="eastAsia"/>
        </w:rPr>
        <w:t>清册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058"/>
        <w:gridCol w:w="858"/>
        <w:gridCol w:w="1320"/>
        <w:gridCol w:w="829"/>
        <w:gridCol w:w="826"/>
        <w:gridCol w:w="829"/>
        <w:gridCol w:w="857"/>
        <w:gridCol w:w="854"/>
        <w:gridCol w:w="812"/>
        <w:gridCol w:w="819"/>
      </w:tblGrid>
      <w:tr w:rsidR="0042075D" w:rsidRPr="00D2030C" w14:paraId="55DE6DD7" w14:textId="77777777">
        <w:trPr>
          <w:trHeight w:val="503"/>
        </w:trPr>
        <w:tc>
          <w:tcPr>
            <w:tcW w:w="583" w:type="pct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234E4F1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编号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23FC0FB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62DAFEF9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6749398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14EDF5F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9DC1F59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CAB5905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3482FDCB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04F1A95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FFFF"/>
            </w:tcBorders>
            <w:shd w:val="clear" w:color="000000" w:fill="FF6600"/>
            <w:noWrap/>
            <w:vAlign w:val="center"/>
          </w:tcPr>
          <w:p w14:paraId="15BB84B2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3</w:t>
            </w:r>
          </w:p>
        </w:tc>
      </w:tr>
      <w:tr w:rsidR="0042075D" w:rsidRPr="00D2030C" w14:paraId="07F018D0" w14:textId="77777777">
        <w:trPr>
          <w:trHeight w:val="525"/>
        </w:trPr>
        <w:tc>
          <w:tcPr>
            <w:tcW w:w="1084" w:type="dxa"/>
            <w:tcBorders>
              <w:top w:val="single" w:sz="4" w:space="0" w:color="000000"/>
              <w:left w:val="single" w:sz="4" w:space="0" w:color="FFFFFF"/>
              <w:bottom w:val="nil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5128AE64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范围三 类别14</w:t>
            </w:r>
          </w:p>
        </w:tc>
        <w:tc>
          <w:tcPr>
            <w:tcW w:w="879" w:type="dxa"/>
            <w:tcBorders>
              <w:top w:val="single" w:sz="4" w:space="0" w:color="000000"/>
              <w:left w:val="nil"/>
              <w:bottom w:val="nil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20B711A4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特许经营产生的排放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2A2C75DB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{{scope3_category14_total_green_house_gas_emissions_sum_formatted}}</w:t>
            </w:r>
          </w:p>
        </w:tc>
        <w:tc>
          <w:tcPr>
            <w:tcW w:w="8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06B20BA8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{{scope3_category14_CO2_emissions_sum_formatted}}</w:t>
            </w:r>
          </w:p>
        </w:tc>
        <w:tc>
          <w:tcPr>
            <w:tcW w:w="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7775EF3D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{{scope3_category14_CH4_emissions_sum_formatted}}</w:t>
            </w:r>
          </w:p>
        </w:tc>
        <w:tc>
          <w:tcPr>
            <w:tcW w:w="8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0267F4BE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{{scope3_category14_N2O_emissions_sum_formatted}}</w:t>
            </w:r>
          </w:p>
        </w:tc>
        <w:tc>
          <w:tcPr>
            <w:tcW w:w="8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6924E0FB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{{scope3_category14_HFCs_emissions_sum_formatted}}</w:t>
            </w:r>
          </w:p>
        </w:tc>
        <w:tc>
          <w:tcPr>
            <w:tcW w:w="8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46D7F3B9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{{scope3_category14_PFCs_emissions_sum_formatted}}</w:t>
            </w:r>
          </w:p>
        </w:tc>
        <w:tc>
          <w:tcPr>
            <w:tcW w:w="8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65ADD852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{{scope3_category14_SFs_emissions_sum_formatted}}</w:t>
            </w:r>
          </w:p>
        </w:tc>
        <w:tc>
          <w:tcPr>
            <w:tcW w:w="8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5950B301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{{scope3_category14_NF3_emissions_sum_formatted}}</w:t>
            </w:r>
          </w:p>
        </w:tc>
      </w:tr>
      <w:tr w:rsidR="0042075D" w:rsidRPr="00D2030C" w14:paraId="6ECDDF6C" w14:textId="77777777">
        <w:trPr>
          <w:trHeight w:val="525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0F4A92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{%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tr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for item in scope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3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_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category14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650ACD01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728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A679F43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455CFDE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B143B2A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2E60A0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83D8D99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6E1E9F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48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996CCA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EF4F9B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  <w:tr w:rsidR="0042075D" w:rsidRPr="00D2030C" w14:paraId="717A7762" w14:textId="77777777">
        <w:trPr>
          <w:trHeight w:val="525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6B01249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item.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number</w:t>
            </w:r>
            <w:proofErr w:type="spellEnd"/>
            <w:proofErr w:type="gramEnd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25E4FC7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_source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CB510D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item.total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_green_house_gas_emissions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95475E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{{item.CO2_emissions}}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3CF32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{{item.CH4_emissions}}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5498BF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{{item.N2O_emissions}}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8A75C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item.HFCs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7D5AD0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item.PFCs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B5C064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item.SFs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46929E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{{item.NF3_emissions}}</w:t>
            </w:r>
          </w:p>
        </w:tc>
      </w:tr>
      <w:tr w:rsidR="0042075D" w:rsidRPr="00D2030C" w14:paraId="0BCEDEC0" w14:textId="77777777">
        <w:trPr>
          <w:trHeight w:val="525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0242E85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{%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tr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</w:t>
            </w:r>
            <w:proofErr w:type="spellStart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endfor</w:t>
            </w:r>
            <w:proofErr w:type="spellEnd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BD7D6ED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25D17F9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86D55B7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57E3868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646BFF9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33FBDA1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F5A7ADF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D286507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B870DF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</w:tbl>
    <w:p w14:paraId="1A442705" w14:textId="77777777" w:rsidR="0042075D" w:rsidRDefault="00000000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</w:t>
      </w:r>
      <w:r>
        <w:rPr>
          <w:rFonts w:eastAsia="宋体" w:cs="Arial"/>
          <w:iCs/>
          <w:sz w:val="24"/>
          <w:lang w:eastAsia="zh-CN"/>
        </w:rPr>
        <w:t>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4399B84B" w14:textId="067968A5" w:rsidR="0042075D" w:rsidRDefault="00000000">
      <w:pPr>
        <w:pStyle w:val="Style2"/>
        <w:numPr>
          <w:ilvl w:val="2"/>
          <w:numId w:val="12"/>
        </w:numPr>
        <w:spacing w:line="360" w:lineRule="auto"/>
      </w:pPr>
      <w:r>
        <w:rPr>
          <w:rFonts w:hint="eastAsia"/>
        </w:rPr>
        <w:lastRenderedPageBreak/>
        <w:t>范围三类别</w:t>
      </w:r>
      <w:r>
        <w:rPr>
          <w:rFonts w:hint="eastAsia"/>
        </w:rPr>
        <w:t>1</w:t>
      </w:r>
      <w:r>
        <w:rPr>
          <w:rFonts w:hint="eastAsia"/>
          <w:lang w:val="en-US"/>
        </w:rPr>
        <w:t>5</w:t>
      </w:r>
      <w:r>
        <w:rPr>
          <w:rFonts w:hint="eastAsia"/>
        </w:rPr>
        <w:t>投资产生的排放</w:t>
      </w:r>
      <w:r w:rsidR="00245CA7">
        <w:rPr>
          <w:rFonts w:hint="eastAsia"/>
        </w:rPr>
        <w:t>清册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058"/>
        <w:gridCol w:w="858"/>
        <w:gridCol w:w="1320"/>
        <w:gridCol w:w="829"/>
        <w:gridCol w:w="826"/>
        <w:gridCol w:w="829"/>
        <w:gridCol w:w="857"/>
        <w:gridCol w:w="854"/>
        <w:gridCol w:w="812"/>
        <w:gridCol w:w="819"/>
      </w:tblGrid>
      <w:tr w:rsidR="0042075D" w:rsidRPr="00D2030C" w14:paraId="674FDE7C" w14:textId="77777777">
        <w:trPr>
          <w:trHeight w:val="503"/>
        </w:trPr>
        <w:tc>
          <w:tcPr>
            <w:tcW w:w="583" w:type="pct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B3FE80A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编号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DB5BCD2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019A16D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1252A3F9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76944FA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6C87E32A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3422B2E0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32351584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39873023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FFFF"/>
            </w:tcBorders>
            <w:shd w:val="clear" w:color="000000" w:fill="FF6600"/>
            <w:noWrap/>
            <w:vAlign w:val="center"/>
          </w:tcPr>
          <w:p w14:paraId="124E77A0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3</w:t>
            </w:r>
          </w:p>
        </w:tc>
      </w:tr>
      <w:tr w:rsidR="0042075D" w:rsidRPr="00D2030C" w14:paraId="6B472CA9" w14:textId="77777777">
        <w:trPr>
          <w:trHeight w:val="525"/>
        </w:trPr>
        <w:tc>
          <w:tcPr>
            <w:tcW w:w="1084" w:type="dxa"/>
            <w:tcBorders>
              <w:top w:val="single" w:sz="4" w:space="0" w:color="000000"/>
              <w:left w:val="single" w:sz="4" w:space="0" w:color="FFFFFF"/>
              <w:bottom w:val="nil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7E171F13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范围三 类别15</w:t>
            </w:r>
          </w:p>
        </w:tc>
        <w:tc>
          <w:tcPr>
            <w:tcW w:w="879" w:type="dxa"/>
            <w:tcBorders>
              <w:top w:val="single" w:sz="4" w:space="0" w:color="000000"/>
              <w:left w:val="nil"/>
              <w:bottom w:val="nil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5810088C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投资产生的排放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7A24CB62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{{scope3_category15_total_green_house_gas_emissions_sum_formatted}}</w:t>
            </w:r>
          </w:p>
        </w:tc>
        <w:tc>
          <w:tcPr>
            <w:tcW w:w="8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709B5759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{{scope3_category15_CO2_emissions_sum_formatted}}</w:t>
            </w:r>
          </w:p>
        </w:tc>
        <w:tc>
          <w:tcPr>
            <w:tcW w:w="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1272EF24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{{scope3_category15_CH4_emissions_sum_formatted}}</w:t>
            </w:r>
          </w:p>
        </w:tc>
        <w:tc>
          <w:tcPr>
            <w:tcW w:w="8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5E4CEAA7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{{scope3_category15_N2O_emissions_sum_formatted}}</w:t>
            </w:r>
          </w:p>
        </w:tc>
        <w:tc>
          <w:tcPr>
            <w:tcW w:w="8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47D2F9CF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{{scope3_category15_HFCs_emissions_sum_formatted}}</w:t>
            </w:r>
          </w:p>
        </w:tc>
        <w:tc>
          <w:tcPr>
            <w:tcW w:w="8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03C65EAF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{{scope3_category15_PFCs_emissions_sum_formatted}}</w:t>
            </w:r>
          </w:p>
        </w:tc>
        <w:tc>
          <w:tcPr>
            <w:tcW w:w="8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6C2B02F0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{{scope3_category15_SFs_emissions_sum_formatted}}</w:t>
            </w:r>
          </w:p>
        </w:tc>
        <w:tc>
          <w:tcPr>
            <w:tcW w:w="8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491CA733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>{{scope3_category15_NF3_emissions_sum_formatted}}</w:t>
            </w:r>
          </w:p>
        </w:tc>
      </w:tr>
      <w:tr w:rsidR="0042075D" w:rsidRPr="00D2030C" w14:paraId="3E4AC121" w14:textId="77777777">
        <w:trPr>
          <w:trHeight w:val="525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489472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{%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tr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for item in scope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3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_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category15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17AA105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728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880031A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203BE76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4AE6951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20B27F7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08E98C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DF49040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48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A4ED2C7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F8C283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  <w:tr w:rsidR="0042075D" w:rsidRPr="00D2030C" w14:paraId="2E2F362B" w14:textId="77777777">
        <w:trPr>
          <w:trHeight w:val="525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4DFE8E7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item.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number</w:t>
            </w:r>
            <w:proofErr w:type="spellEnd"/>
            <w:proofErr w:type="gramEnd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2CF6BE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_source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0F9493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item.total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_green_house_gas_emissions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67AB7F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{{item.CO2_emissions}}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CEF872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{{item.CH4_emissions}}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C20742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{{item.N2O_emissions}}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15C52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item.HFCs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23A3F9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item.PFCs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FA6617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item.SFs</w:t>
            </w:r>
            <w:proofErr w:type="gram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_emissions</w:t>
            </w:r>
            <w:proofErr w:type="spellEnd"/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F500E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{{item.NF3_emissions}}</w:t>
            </w:r>
          </w:p>
        </w:tc>
      </w:tr>
      <w:tr w:rsidR="0042075D" w:rsidRPr="00D2030C" w14:paraId="5C0F12BF" w14:textId="77777777">
        <w:trPr>
          <w:trHeight w:val="525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643DCA37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{%</w:t>
            </w: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>tr</w:t>
            </w: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</w:t>
            </w:r>
            <w:proofErr w:type="spellStart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endfor</w:t>
            </w:r>
            <w:proofErr w:type="spellEnd"/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31837B78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247C1E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EBA565A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D8F912A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7C0C343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90FB45D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A871128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AA9D5F0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081510C" w14:textId="77777777" w:rsidR="0042075D" w:rsidRPr="00D2030C" w:rsidRDefault="0042075D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</w:tbl>
    <w:p w14:paraId="494F1DFA" w14:textId="77777777" w:rsidR="0042075D" w:rsidRDefault="00000000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</w:t>
      </w:r>
      <w:r>
        <w:rPr>
          <w:rFonts w:eastAsia="宋体" w:cs="Arial"/>
          <w:iCs/>
          <w:sz w:val="24"/>
          <w:lang w:eastAsia="zh-CN"/>
        </w:rPr>
        <w:t>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54D01D9C" w14:textId="77777777" w:rsidR="00245CA7" w:rsidRDefault="00245CA7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7B3DCB92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bookmarkStart w:id="55" w:name="_Toc198906599"/>
      <w:r>
        <w:t>量化方法说明</w:t>
      </w:r>
      <w:bookmarkEnd w:id="55"/>
      <w:r>
        <w:tab/>
      </w:r>
      <w:r>
        <w:tab/>
      </w:r>
    </w:p>
    <w:p w14:paraId="0CB79262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>{% set </w:t>
      </w:r>
      <w:proofErr w:type="spellStart"/>
      <w:r w:rsidRPr="00875B69">
        <w:rPr>
          <w:rFonts w:eastAsia="宋体" w:cs="Arial"/>
          <w:iCs/>
          <w:sz w:val="24"/>
          <w:lang w:eastAsia="zh-CN"/>
        </w:rPr>
        <w:t>global_ns</w:t>
      </w:r>
      <w:proofErr w:type="spellEnd"/>
      <w:r w:rsidRPr="00875B69">
        <w:rPr>
          <w:rFonts w:eastAsia="宋体" w:cs="Arial"/>
          <w:iCs/>
          <w:sz w:val="24"/>
          <w:lang w:eastAsia="zh-CN"/>
        </w:rPr>
        <w:t xml:space="preserve"> = namespace(count=1) %}</w:t>
      </w:r>
    </w:p>
    <w:p w14:paraId="79777444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{% if flags.has_scope_1 %}</w:t>
      </w:r>
    </w:p>
    <w:p w14:paraId="76B45D85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范围</w:t>
      </w:r>
      <w:proofErr w:type="gramStart"/>
      <w:r w:rsidRPr="00875B69">
        <w:rPr>
          <w:rFonts w:eastAsia="宋体" w:cs="Arial"/>
          <w:iCs/>
          <w:sz w:val="24"/>
          <w:lang w:eastAsia="zh-CN"/>
        </w:rPr>
        <w:t>一</w:t>
      </w:r>
      <w:proofErr w:type="gramEnd"/>
      <w:r w:rsidRPr="00875B69">
        <w:rPr>
          <w:rFonts w:eastAsia="宋体" w:cs="Arial"/>
          <w:iCs/>
          <w:sz w:val="24"/>
          <w:lang w:eastAsia="zh-CN"/>
        </w:rPr>
        <w:t>：直接温室气体排放</w:t>
      </w:r>
    </w:p>
    <w:p w14:paraId="0074AB3C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>{% for </w:t>
      </w:r>
      <w:proofErr w:type="spellStart"/>
      <w:r w:rsidRPr="00875B69">
        <w:rPr>
          <w:rFonts w:eastAsia="宋体" w:cs="Arial"/>
          <w:iCs/>
          <w:sz w:val="24"/>
          <w:lang w:eastAsia="zh-CN"/>
        </w:rPr>
        <w:t>source_key</w:t>
      </w:r>
      <w:proofErr w:type="spellEnd"/>
      <w:r w:rsidRPr="00875B69">
        <w:rPr>
          <w:rFonts w:eastAsia="宋体" w:cs="Arial"/>
          <w:iCs/>
          <w:sz w:val="24"/>
          <w:lang w:eastAsia="zh-CN"/>
        </w:rPr>
        <w:t xml:space="preserve">, </w:t>
      </w:r>
      <w:proofErr w:type="spellStart"/>
      <w:r w:rsidRPr="00875B69">
        <w:rPr>
          <w:rFonts w:eastAsia="宋体" w:cs="Arial"/>
          <w:iCs/>
          <w:sz w:val="24"/>
          <w:lang w:eastAsia="zh-CN"/>
        </w:rPr>
        <w:t>method_info</w:t>
      </w:r>
      <w:proofErr w:type="spellEnd"/>
      <w:r w:rsidRPr="00875B69">
        <w:rPr>
          <w:rFonts w:eastAsia="宋体" w:cs="Arial"/>
          <w:iCs/>
          <w:sz w:val="24"/>
          <w:lang w:eastAsia="zh-CN"/>
        </w:rPr>
        <w:t xml:space="preserve"> in quantification_</w:t>
      </w:r>
      <w:proofErr w:type="gramStart"/>
      <w:r w:rsidRPr="00875B69">
        <w:rPr>
          <w:rFonts w:eastAsia="宋体" w:cs="Arial"/>
          <w:iCs/>
          <w:sz w:val="24"/>
          <w:lang w:eastAsia="zh-CN"/>
        </w:rPr>
        <w:t>methods.scope</w:t>
      </w:r>
      <w:proofErr w:type="gramEnd"/>
      <w:r w:rsidRPr="00875B69">
        <w:rPr>
          <w:rFonts w:eastAsia="宋体" w:cs="Arial"/>
          <w:iCs/>
          <w:sz w:val="24"/>
          <w:lang w:eastAsia="zh-CN"/>
        </w:rPr>
        <w:t>_</w:t>
      </w:r>
      <w:proofErr w:type="gramStart"/>
      <w:r w:rsidRPr="00875B69">
        <w:rPr>
          <w:rFonts w:eastAsia="宋体" w:cs="Arial"/>
          <w:iCs/>
          <w:sz w:val="24"/>
          <w:lang w:eastAsia="zh-CN"/>
        </w:rPr>
        <w:t>1.items</w:t>
      </w:r>
      <w:proofErr w:type="gramEnd"/>
      <w:r w:rsidRPr="00875B69">
        <w:rPr>
          <w:rFonts w:eastAsia="宋体" w:cs="Arial"/>
          <w:iCs/>
          <w:sz w:val="24"/>
          <w:lang w:eastAsia="zh-CN"/>
        </w:rPr>
        <w:t>() %}</w:t>
      </w:r>
    </w:p>
    <w:p w14:paraId="16D9D04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 xml:space="preserve">{{ </w:t>
      </w:r>
      <w:proofErr w:type="spellStart"/>
      <w:r w:rsidRPr="00875B69">
        <w:rPr>
          <w:rFonts w:eastAsia="宋体" w:cs="Arial"/>
          <w:iCs/>
          <w:sz w:val="24"/>
          <w:lang w:eastAsia="zh-CN"/>
        </w:rPr>
        <w:t>cn_nums</w:t>
      </w:r>
      <w:proofErr w:type="spellEnd"/>
      <w:r w:rsidRPr="00875B69">
        <w:rPr>
          <w:rFonts w:eastAsia="宋体" w:cs="Arial"/>
          <w:iCs/>
          <w:sz w:val="24"/>
          <w:lang w:eastAsia="zh-CN"/>
        </w:rPr>
        <w:t>[</w:t>
      </w:r>
      <w:proofErr w:type="spellStart"/>
      <w:r w:rsidRPr="00875B69">
        <w:rPr>
          <w:rFonts w:eastAsia="宋体" w:cs="Arial"/>
          <w:iCs/>
          <w:sz w:val="24"/>
          <w:lang w:eastAsia="zh-CN"/>
        </w:rPr>
        <w:t>global_ns.count</w:t>
      </w:r>
      <w:proofErr w:type="spellEnd"/>
      <w:r w:rsidRPr="00875B69">
        <w:rPr>
          <w:rFonts w:eastAsia="宋体" w:cs="Arial"/>
          <w:iCs/>
          <w:sz w:val="24"/>
          <w:lang w:eastAsia="zh-CN"/>
        </w:rPr>
        <w:t>] }}</w:t>
      </w:r>
      <w:r w:rsidRPr="00875B69">
        <w:rPr>
          <w:rFonts w:eastAsia="宋体" w:cs="Arial"/>
          <w:iCs/>
          <w:sz w:val="24"/>
          <w:lang w:eastAsia="zh-CN"/>
        </w:rPr>
        <w:t>）排放源：</w:t>
      </w:r>
      <w:proofErr w:type="gramStart"/>
      <w:r w:rsidRPr="00875B69">
        <w:rPr>
          <w:rFonts w:eastAsia="宋体" w:cs="Arial"/>
          <w:iCs/>
          <w:sz w:val="24"/>
          <w:lang w:eastAsia="zh-CN"/>
        </w:rPr>
        <w:t>{{ method_info.name</w:t>
      </w:r>
      <w:proofErr w:type="gramEnd"/>
      <w:r w:rsidRPr="00875B69">
        <w:rPr>
          <w:rFonts w:eastAsia="宋体" w:cs="Arial"/>
          <w:iCs/>
          <w:sz w:val="24"/>
          <w:lang w:eastAsia="zh-CN"/>
        </w:rPr>
        <w:t xml:space="preserve"> }}</w:t>
      </w:r>
    </w:p>
    <w:p w14:paraId="3D17DF1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proofErr w:type="gramStart"/>
      <w:r w:rsidRPr="00875B69">
        <w:rPr>
          <w:rFonts w:eastAsia="宋体" w:cs="Arial"/>
          <w:iCs/>
          <w:sz w:val="24"/>
          <w:lang w:eastAsia="zh-CN"/>
        </w:rPr>
        <w:t xml:space="preserve">{{ </w:t>
      </w:r>
      <w:proofErr w:type="spellStart"/>
      <w:r w:rsidRPr="00875B69">
        <w:rPr>
          <w:rFonts w:eastAsia="宋体" w:cs="Arial"/>
          <w:iCs/>
          <w:sz w:val="24"/>
          <w:lang w:eastAsia="zh-CN"/>
        </w:rPr>
        <w:t>method</w:t>
      </w:r>
      <w:proofErr w:type="gramEnd"/>
      <w:r w:rsidRPr="00875B69">
        <w:rPr>
          <w:rFonts w:eastAsia="宋体" w:cs="Arial"/>
          <w:iCs/>
          <w:sz w:val="24"/>
          <w:lang w:eastAsia="zh-CN"/>
        </w:rPr>
        <w:t>_</w:t>
      </w:r>
      <w:proofErr w:type="gramStart"/>
      <w:r w:rsidRPr="00875B69">
        <w:rPr>
          <w:rFonts w:eastAsia="宋体" w:cs="Arial"/>
          <w:iCs/>
          <w:sz w:val="24"/>
          <w:lang w:eastAsia="zh-CN"/>
        </w:rPr>
        <w:t>info.model</w:t>
      </w:r>
      <w:proofErr w:type="spellEnd"/>
      <w:proofErr w:type="gramEnd"/>
      <w:r w:rsidRPr="00875B69">
        <w:rPr>
          <w:rFonts w:eastAsia="宋体" w:cs="Arial"/>
          <w:iCs/>
          <w:sz w:val="24"/>
          <w:lang w:eastAsia="zh-CN"/>
        </w:rPr>
        <w:t xml:space="preserve"> }}</w:t>
      </w:r>
    </w:p>
    <w:p w14:paraId="57D6CD56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proofErr w:type="gramStart"/>
      <w:r w:rsidRPr="00875B69">
        <w:rPr>
          <w:rFonts w:eastAsia="宋体" w:cs="Arial"/>
          <w:iCs/>
          <w:sz w:val="24"/>
          <w:lang w:eastAsia="zh-CN"/>
        </w:rPr>
        <w:t>{{ method_info.ad</w:t>
      </w:r>
      <w:proofErr w:type="gramEnd"/>
      <w:r w:rsidRPr="00875B69">
        <w:rPr>
          <w:rFonts w:eastAsia="宋体" w:cs="Arial"/>
          <w:iCs/>
          <w:sz w:val="24"/>
          <w:lang w:eastAsia="zh-CN"/>
        </w:rPr>
        <w:t xml:space="preserve"> }}</w:t>
      </w:r>
    </w:p>
    <w:p w14:paraId="6690392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proofErr w:type="gramStart"/>
      <w:r w:rsidRPr="00875B69">
        <w:rPr>
          <w:rFonts w:eastAsia="宋体" w:cs="Arial"/>
          <w:iCs/>
          <w:sz w:val="24"/>
          <w:lang w:eastAsia="zh-CN"/>
        </w:rPr>
        <w:t xml:space="preserve">{{ </w:t>
      </w:r>
      <w:proofErr w:type="spellStart"/>
      <w:r w:rsidRPr="00875B69">
        <w:rPr>
          <w:rFonts w:eastAsia="宋体" w:cs="Arial"/>
          <w:iCs/>
          <w:sz w:val="24"/>
          <w:lang w:eastAsia="zh-CN"/>
        </w:rPr>
        <w:t>method_info.ef</w:t>
      </w:r>
      <w:proofErr w:type="spellEnd"/>
      <w:proofErr w:type="gramEnd"/>
      <w:r w:rsidRPr="00875B69">
        <w:rPr>
          <w:rFonts w:eastAsia="宋体" w:cs="Arial"/>
          <w:iCs/>
          <w:sz w:val="24"/>
          <w:lang w:eastAsia="zh-CN"/>
        </w:rPr>
        <w:t xml:space="preserve"> }}</w:t>
      </w:r>
      <w:r w:rsidRPr="00875B69">
        <w:rPr>
          <w:rFonts w:eastAsia="宋体" w:cs="Arial"/>
          <w:iCs/>
          <w:sz w:val="24"/>
          <w:lang w:eastAsia="zh-CN"/>
        </w:rPr>
        <w:br/>
        <w:t xml:space="preserve">{% set </w:t>
      </w:r>
      <w:proofErr w:type="spellStart"/>
      <w:r w:rsidRPr="00875B69">
        <w:rPr>
          <w:rFonts w:eastAsia="宋体" w:cs="Arial"/>
          <w:iCs/>
          <w:sz w:val="24"/>
          <w:lang w:eastAsia="zh-CN"/>
        </w:rPr>
        <w:t>global_</w:t>
      </w:r>
      <w:proofErr w:type="gramStart"/>
      <w:r w:rsidRPr="00875B69">
        <w:rPr>
          <w:rFonts w:eastAsia="宋体" w:cs="Arial"/>
          <w:iCs/>
          <w:sz w:val="24"/>
          <w:lang w:eastAsia="zh-CN"/>
        </w:rPr>
        <w:t>ns.count</w:t>
      </w:r>
      <w:proofErr w:type="spellEnd"/>
      <w:proofErr w:type="gramEnd"/>
      <w:r w:rsidRPr="00875B69">
        <w:rPr>
          <w:rFonts w:eastAsia="宋体" w:cs="Arial"/>
          <w:iCs/>
          <w:sz w:val="24"/>
          <w:lang w:eastAsia="zh-CN"/>
        </w:rPr>
        <w:t xml:space="preserve"> = </w:t>
      </w:r>
      <w:proofErr w:type="spellStart"/>
      <w:r w:rsidRPr="00875B69">
        <w:rPr>
          <w:rFonts w:eastAsia="宋体" w:cs="Arial"/>
          <w:iCs/>
          <w:sz w:val="24"/>
          <w:lang w:eastAsia="zh-CN"/>
        </w:rPr>
        <w:t>global_</w:t>
      </w:r>
      <w:proofErr w:type="gramStart"/>
      <w:r w:rsidRPr="00875B69">
        <w:rPr>
          <w:rFonts w:eastAsia="宋体" w:cs="Arial"/>
          <w:iCs/>
          <w:sz w:val="24"/>
          <w:lang w:eastAsia="zh-CN"/>
        </w:rPr>
        <w:t>ns.count</w:t>
      </w:r>
      <w:proofErr w:type="spellEnd"/>
      <w:proofErr w:type="gramEnd"/>
      <w:r w:rsidRPr="00875B69">
        <w:rPr>
          <w:rFonts w:eastAsia="宋体" w:cs="Arial"/>
          <w:iCs/>
          <w:sz w:val="24"/>
          <w:lang w:eastAsia="zh-CN"/>
        </w:rPr>
        <w:t xml:space="preserve"> + 1 %}</w:t>
      </w:r>
    </w:p>
    <w:p w14:paraId="45ED7000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>{% </w:t>
      </w:r>
      <w:proofErr w:type="spellStart"/>
      <w:r w:rsidRPr="00875B69">
        <w:rPr>
          <w:rFonts w:eastAsia="宋体" w:cs="Arial"/>
          <w:iCs/>
          <w:sz w:val="24"/>
          <w:lang w:eastAsia="zh-CN"/>
        </w:rPr>
        <w:t>endfor</w:t>
      </w:r>
      <w:proofErr w:type="spellEnd"/>
      <w:r w:rsidRPr="00875B69">
        <w:rPr>
          <w:rFonts w:eastAsia="宋体" w:cs="Arial"/>
          <w:iCs/>
          <w:sz w:val="24"/>
          <w:lang w:eastAsia="zh-CN"/>
        </w:rPr>
        <w:t xml:space="preserve"> %}</w:t>
      </w:r>
    </w:p>
    <w:p w14:paraId="40EE79E1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{% endif %}</w:t>
      </w:r>
    </w:p>
    <w:p w14:paraId="17C68A54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>{% set </w:t>
      </w:r>
      <w:proofErr w:type="spellStart"/>
      <w:r w:rsidRPr="00875B69">
        <w:rPr>
          <w:rFonts w:eastAsia="宋体" w:cs="Arial"/>
          <w:iCs/>
          <w:sz w:val="24"/>
          <w:lang w:eastAsia="zh-CN"/>
        </w:rPr>
        <w:t>global_ns</w:t>
      </w:r>
      <w:proofErr w:type="spellEnd"/>
      <w:r w:rsidRPr="00875B69">
        <w:rPr>
          <w:rFonts w:eastAsia="宋体" w:cs="Arial"/>
          <w:iCs/>
          <w:sz w:val="24"/>
          <w:lang w:eastAsia="zh-CN"/>
        </w:rPr>
        <w:t xml:space="preserve"> = namespace(count=1) %}</w:t>
      </w:r>
    </w:p>
    <w:p w14:paraId="36B566F9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{% if flags.has_scope_2_location %}</w:t>
      </w:r>
    </w:p>
    <w:p w14:paraId="683C299C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范围二：外购电力（基于位置的间接温室气体排放）</w:t>
      </w:r>
    </w:p>
    <w:p w14:paraId="671526A1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lastRenderedPageBreak/>
        <w:t xml:space="preserve">{% for </w:t>
      </w:r>
      <w:proofErr w:type="spellStart"/>
      <w:r w:rsidRPr="00875B69">
        <w:rPr>
          <w:rFonts w:eastAsia="宋体" w:cs="Arial"/>
          <w:iCs/>
          <w:sz w:val="24"/>
          <w:lang w:eastAsia="zh-CN"/>
        </w:rPr>
        <w:t>source_key</w:t>
      </w:r>
      <w:proofErr w:type="spellEnd"/>
      <w:r w:rsidRPr="00875B69">
        <w:rPr>
          <w:rFonts w:eastAsia="宋体" w:cs="Arial"/>
          <w:iCs/>
          <w:sz w:val="24"/>
          <w:lang w:eastAsia="zh-CN"/>
        </w:rPr>
        <w:t xml:space="preserve">, </w:t>
      </w:r>
      <w:proofErr w:type="spellStart"/>
      <w:r w:rsidRPr="00875B69">
        <w:rPr>
          <w:rFonts w:eastAsia="宋体" w:cs="Arial"/>
          <w:iCs/>
          <w:sz w:val="24"/>
          <w:lang w:eastAsia="zh-CN"/>
        </w:rPr>
        <w:t>method_info</w:t>
      </w:r>
      <w:proofErr w:type="spellEnd"/>
      <w:r w:rsidRPr="00875B69">
        <w:rPr>
          <w:rFonts w:eastAsia="宋体" w:cs="Arial"/>
          <w:iCs/>
          <w:sz w:val="24"/>
          <w:lang w:eastAsia="zh-CN"/>
        </w:rPr>
        <w:t xml:space="preserve"> in quantification_</w:t>
      </w:r>
      <w:proofErr w:type="gramStart"/>
      <w:r w:rsidRPr="00875B69">
        <w:rPr>
          <w:rFonts w:eastAsia="宋体" w:cs="Arial"/>
          <w:iCs/>
          <w:sz w:val="24"/>
          <w:lang w:eastAsia="zh-CN"/>
        </w:rPr>
        <w:t>methods.scope</w:t>
      </w:r>
      <w:proofErr w:type="gramEnd"/>
      <w:r w:rsidRPr="00875B69">
        <w:rPr>
          <w:rFonts w:eastAsia="宋体" w:cs="Arial"/>
          <w:iCs/>
          <w:sz w:val="24"/>
          <w:lang w:eastAsia="zh-CN"/>
        </w:rPr>
        <w:t>_</w:t>
      </w:r>
      <w:proofErr w:type="gramStart"/>
      <w:r w:rsidRPr="00875B69">
        <w:rPr>
          <w:rFonts w:eastAsia="宋体" w:cs="Arial"/>
          <w:iCs/>
          <w:sz w:val="24"/>
          <w:lang w:eastAsia="zh-CN"/>
        </w:rPr>
        <w:t>2.items</w:t>
      </w:r>
      <w:proofErr w:type="gramEnd"/>
      <w:r w:rsidRPr="00875B69">
        <w:rPr>
          <w:rFonts w:eastAsia="宋体" w:cs="Arial"/>
          <w:iCs/>
          <w:sz w:val="24"/>
          <w:lang w:eastAsia="zh-CN"/>
        </w:rPr>
        <w:t>() %}</w:t>
      </w:r>
    </w:p>
    <w:p w14:paraId="3177C9F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 xml:space="preserve">{{ </w:t>
      </w:r>
      <w:proofErr w:type="spellStart"/>
      <w:r w:rsidRPr="00875B69">
        <w:rPr>
          <w:rFonts w:eastAsia="宋体" w:cs="Arial"/>
          <w:iCs/>
          <w:sz w:val="24"/>
          <w:lang w:eastAsia="zh-CN"/>
        </w:rPr>
        <w:t>cn_nums</w:t>
      </w:r>
      <w:proofErr w:type="spellEnd"/>
      <w:r w:rsidRPr="00875B69">
        <w:rPr>
          <w:rFonts w:eastAsia="宋体" w:cs="Arial"/>
          <w:iCs/>
          <w:sz w:val="24"/>
          <w:lang w:eastAsia="zh-CN"/>
        </w:rPr>
        <w:t>[</w:t>
      </w:r>
      <w:proofErr w:type="spellStart"/>
      <w:r w:rsidRPr="00875B69">
        <w:rPr>
          <w:rFonts w:eastAsia="宋体" w:cs="Arial"/>
          <w:iCs/>
          <w:sz w:val="24"/>
          <w:lang w:eastAsia="zh-CN"/>
        </w:rPr>
        <w:t>global_ns.count</w:t>
      </w:r>
      <w:proofErr w:type="spellEnd"/>
      <w:r w:rsidRPr="00875B69">
        <w:rPr>
          <w:rFonts w:eastAsia="宋体" w:cs="Arial"/>
          <w:iCs/>
          <w:sz w:val="24"/>
          <w:lang w:eastAsia="zh-CN"/>
        </w:rPr>
        <w:t>] }}</w:t>
      </w:r>
      <w:r w:rsidRPr="00875B69">
        <w:rPr>
          <w:rFonts w:eastAsia="宋体" w:cs="Arial"/>
          <w:iCs/>
          <w:sz w:val="24"/>
          <w:lang w:eastAsia="zh-CN"/>
        </w:rPr>
        <w:t>）排放源：</w:t>
      </w:r>
      <w:proofErr w:type="gramStart"/>
      <w:r w:rsidRPr="00875B69">
        <w:rPr>
          <w:rFonts w:eastAsia="宋体" w:cs="Arial"/>
          <w:iCs/>
          <w:sz w:val="24"/>
          <w:lang w:eastAsia="zh-CN"/>
        </w:rPr>
        <w:t>{{ method_info.name</w:t>
      </w:r>
      <w:proofErr w:type="gramEnd"/>
      <w:r w:rsidRPr="00875B69">
        <w:rPr>
          <w:rFonts w:eastAsia="宋体" w:cs="Arial"/>
          <w:iCs/>
          <w:sz w:val="24"/>
          <w:lang w:eastAsia="zh-CN"/>
        </w:rPr>
        <w:t xml:space="preserve"> }}</w:t>
      </w:r>
    </w:p>
    <w:p w14:paraId="5B8C4D5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proofErr w:type="gramStart"/>
      <w:r w:rsidRPr="00875B69">
        <w:rPr>
          <w:rFonts w:eastAsia="宋体" w:cs="Arial"/>
          <w:iCs/>
          <w:sz w:val="24"/>
          <w:lang w:eastAsia="zh-CN"/>
        </w:rPr>
        <w:t xml:space="preserve">{{ </w:t>
      </w:r>
      <w:proofErr w:type="spellStart"/>
      <w:r w:rsidRPr="00875B69">
        <w:rPr>
          <w:rFonts w:eastAsia="宋体" w:cs="Arial"/>
          <w:iCs/>
          <w:sz w:val="24"/>
          <w:lang w:eastAsia="zh-CN"/>
        </w:rPr>
        <w:t>method</w:t>
      </w:r>
      <w:proofErr w:type="gramEnd"/>
      <w:r w:rsidRPr="00875B69">
        <w:rPr>
          <w:rFonts w:eastAsia="宋体" w:cs="Arial"/>
          <w:iCs/>
          <w:sz w:val="24"/>
          <w:lang w:eastAsia="zh-CN"/>
        </w:rPr>
        <w:t>_</w:t>
      </w:r>
      <w:proofErr w:type="gramStart"/>
      <w:r w:rsidRPr="00875B69">
        <w:rPr>
          <w:rFonts w:eastAsia="宋体" w:cs="Arial"/>
          <w:iCs/>
          <w:sz w:val="24"/>
          <w:lang w:eastAsia="zh-CN"/>
        </w:rPr>
        <w:t>info.model</w:t>
      </w:r>
      <w:proofErr w:type="spellEnd"/>
      <w:proofErr w:type="gramEnd"/>
      <w:r w:rsidRPr="00875B69">
        <w:rPr>
          <w:rFonts w:eastAsia="宋体" w:cs="Arial"/>
          <w:iCs/>
          <w:sz w:val="24"/>
          <w:lang w:eastAsia="zh-CN"/>
        </w:rPr>
        <w:t xml:space="preserve"> }}</w:t>
      </w:r>
    </w:p>
    <w:p w14:paraId="307FF46C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proofErr w:type="gramStart"/>
      <w:r w:rsidRPr="00875B69">
        <w:rPr>
          <w:rFonts w:eastAsia="宋体" w:cs="Arial"/>
          <w:iCs/>
          <w:sz w:val="24"/>
          <w:lang w:eastAsia="zh-CN"/>
        </w:rPr>
        <w:t>{{ method_info.ad</w:t>
      </w:r>
      <w:proofErr w:type="gramEnd"/>
      <w:r w:rsidRPr="00875B69">
        <w:rPr>
          <w:rFonts w:eastAsia="宋体" w:cs="Arial"/>
          <w:iCs/>
          <w:sz w:val="24"/>
          <w:lang w:eastAsia="zh-CN"/>
        </w:rPr>
        <w:t xml:space="preserve"> }}</w:t>
      </w:r>
    </w:p>
    <w:p w14:paraId="37D0A9B4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proofErr w:type="gramStart"/>
      <w:r w:rsidRPr="00875B69">
        <w:rPr>
          <w:rFonts w:eastAsia="宋体" w:cs="Arial"/>
          <w:iCs/>
          <w:sz w:val="24"/>
          <w:lang w:eastAsia="zh-CN"/>
        </w:rPr>
        <w:t xml:space="preserve">{{ </w:t>
      </w:r>
      <w:proofErr w:type="spellStart"/>
      <w:r w:rsidRPr="00875B69">
        <w:rPr>
          <w:rFonts w:eastAsia="宋体" w:cs="Arial"/>
          <w:iCs/>
          <w:sz w:val="24"/>
          <w:lang w:eastAsia="zh-CN"/>
        </w:rPr>
        <w:t>method_info.ef</w:t>
      </w:r>
      <w:proofErr w:type="spellEnd"/>
      <w:proofErr w:type="gramEnd"/>
      <w:r w:rsidRPr="00875B69">
        <w:rPr>
          <w:rFonts w:eastAsia="宋体" w:cs="Arial"/>
          <w:iCs/>
          <w:sz w:val="24"/>
          <w:lang w:eastAsia="zh-CN"/>
        </w:rPr>
        <w:t xml:space="preserve"> }}</w:t>
      </w:r>
      <w:r w:rsidRPr="00875B69">
        <w:rPr>
          <w:rFonts w:eastAsia="宋体" w:cs="Arial"/>
          <w:iCs/>
          <w:sz w:val="24"/>
          <w:lang w:eastAsia="zh-CN"/>
        </w:rPr>
        <w:br/>
        <w:t xml:space="preserve">{% set </w:t>
      </w:r>
      <w:proofErr w:type="spellStart"/>
      <w:r w:rsidRPr="00875B69">
        <w:rPr>
          <w:rFonts w:eastAsia="宋体" w:cs="Arial"/>
          <w:iCs/>
          <w:sz w:val="24"/>
          <w:lang w:eastAsia="zh-CN"/>
        </w:rPr>
        <w:t>global_</w:t>
      </w:r>
      <w:proofErr w:type="gramStart"/>
      <w:r w:rsidRPr="00875B69">
        <w:rPr>
          <w:rFonts w:eastAsia="宋体" w:cs="Arial"/>
          <w:iCs/>
          <w:sz w:val="24"/>
          <w:lang w:eastAsia="zh-CN"/>
        </w:rPr>
        <w:t>ns.count</w:t>
      </w:r>
      <w:proofErr w:type="spellEnd"/>
      <w:proofErr w:type="gramEnd"/>
      <w:r w:rsidRPr="00875B69">
        <w:rPr>
          <w:rFonts w:eastAsia="宋体" w:cs="Arial"/>
          <w:iCs/>
          <w:sz w:val="24"/>
          <w:lang w:eastAsia="zh-CN"/>
        </w:rPr>
        <w:t xml:space="preserve"> = </w:t>
      </w:r>
      <w:proofErr w:type="spellStart"/>
      <w:r w:rsidRPr="00875B69">
        <w:rPr>
          <w:rFonts w:eastAsia="宋体" w:cs="Arial"/>
          <w:iCs/>
          <w:sz w:val="24"/>
          <w:lang w:eastAsia="zh-CN"/>
        </w:rPr>
        <w:t>global_</w:t>
      </w:r>
      <w:proofErr w:type="gramStart"/>
      <w:r w:rsidRPr="00875B69">
        <w:rPr>
          <w:rFonts w:eastAsia="宋体" w:cs="Arial"/>
          <w:iCs/>
          <w:sz w:val="24"/>
          <w:lang w:eastAsia="zh-CN"/>
        </w:rPr>
        <w:t>ns.count</w:t>
      </w:r>
      <w:proofErr w:type="spellEnd"/>
      <w:proofErr w:type="gramEnd"/>
      <w:r w:rsidRPr="00875B69">
        <w:rPr>
          <w:rFonts w:eastAsia="宋体" w:cs="Arial"/>
          <w:iCs/>
          <w:sz w:val="24"/>
          <w:lang w:eastAsia="zh-CN"/>
        </w:rPr>
        <w:t xml:space="preserve"> + 1 %}</w:t>
      </w:r>
    </w:p>
    <w:p w14:paraId="5B0B2964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>{% </w:t>
      </w:r>
      <w:proofErr w:type="spellStart"/>
      <w:r w:rsidRPr="00875B69">
        <w:rPr>
          <w:rFonts w:eastAsia="宋体" w:cs="Arial"/>
          <w:iCs/>
          <w:sz w:val="24"/>
          <w:lang w:eastAsia="zh-CN"/>
        </w:rPr>
        <w:t>endfor</w:t>
      </w:r>
      <w:proofErr w:type="spellEnd"/>
      <w:r w:rsidRPr="00875B69">
        <w:rPr>
          <w:rFonts w:eastAsia="宋体" w:cs="Arial"/>
          <w:iCs/>
          <w:sz w:val="24"/>
          <w:lang w:eastAsia="zh-CN"/>
        </w:rPr>
        <w:t xml:space="preserve"> %}</w:t>
      </w:r>
    </w:p>
    <w:p w14:paraId="563FDAB6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{% endif %}</w:t>
      </w:r>
    </w:p>
    <w:p w14:paraId="6AB65BD8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>{% set </w:t>
      </w:r>
      <w:proofErr w:type="spellStart"/>
      <w:r w:rsidRPr="00875B69">
        <w:rPr>
          <w:rFonts w:eastAsia="宋体" w:cs="Arial"/>
          <w:iCs/>
          <w:sz w:val="24"/>
          <w:lang w:eastAsia="zh-CN"/>
        </w:rPr>
        <w:t>global_ns</w:t>
      </w:r>
      <w:proofErr w:type="spellEnd"/>
      <w:r w:rsidRPr="00875B69">
        <w:rPr>
          <w:rFonts w:eastAsia="宋体" w:cs="Arial"/>
          <w:iCs/>
          <w:sz w:val="24"/>
          <w:lang w:eastAsia="zh-CN"/>
        </w:rPr>
        <w:t xml:space="preserve"> = namespace(count=1) %}</w:t>
      </w:r>
    </w:p>
    <w:p w14:paraId="70EE649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{% if flags.has_scope_2_market %}</w:t>
      </w:r>
    </w:p>
    <w:p w14:paraId="049660CF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范围二：基于市场的间接温室气体排放</w:t>
      </w:r>
    </w:p>
    <w:p w14:paraId="180C983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>{% for </w:t>
      </w:r>
      <w:proofErr w:type="spellStart"/>
      <w:r w:rsidRPr="00875B69">
        <w:rPr>
          <w:rFonts w:eastAsia="宋体" w:cs="Arial"/>
          <w:iCs/>
          <w:sz w:val="24"/>
          <w:lang w:eastAsia="zh-CN"/>
        </w:rPr>
        <w:t>source_key</w:t>
      </w:r>
      <w:proofErr w:type="spellEnd"/>
      <w:r w:rsidRPr="00875B69">
        <w:rPr>
          <w:rFonts w:eastAsia="宋体" w:cs="Arial"/>
          <w:iCs/>
          <w:sz w:val="24"/>
          <w:lang w:eastAsia="zh-CN"/>
        </w:rPr>
        <w:t xml:space="preserve">, </w:t>
      </w:r>
      <w:proofErr w:type="spellStart"/>
      <w:r w:rsidRPr="00875B69">
        <w:rPr>
          <w:rFonts w:eastAsia="宋体" w:cs="Arial"/>
          <w:iCs/>
          <w:sz w:val="24"/>
          <w:lang w:eastAsia="zh-CN"/>
        </w:rPr>
        <w:t>method_info</w:t>
      </w:r>
      <w:proofErr w:type="spellEnd"/>
      <w:r w:rsidRPr="00875B69">
        <w:rPr>
          <w:rFonts w:eastAsia="宋体" w:cs="Arial"/>
          <w:iCs/>
          <w:sz w:val="24"/>
          <w:lang w:eastAsia="zh-CN"/>
        </w:rPr>
        <w:t xml:space="preserve"> in quantification_</w:t>
      </w:r>
      <w:proofErr w:type="gramStart"/>
      <w:r w:rsidRPr="00875B69">
        <w:rPr>
          <w:rFonts w:eastAsia="宋体" w:cs="Arial"/>
          <w:iCs/>
          <w:sz w:val="24"/>
          <w:lang w:eastAsia="zh-CN"/>
        </w:rPr>
        <w:t>methods.scope</w:t>
      </w:r>
      <w:proofErr w:type="gramEnd"/>
      <w:r w:rsidRPr="00875B69">
        <w:rPr>
          <w:rFonts w:eastAsia="宋体" w:cs="Arial"/>
          <w:iCs/>
          <w:sz w:val="24"/>
          <w:lang w:eastAsia="zh-CN"/>
        </w:rPr>
        <w:t>_2_</w:t>
      </w:r>
      <w:proofErr w:type="gramStart"/>
      <w:r w:rsidRPr="00875B69">
        <w:rPr>
          <w:rFonts w:eastAsia="宋体" w:cs="Arial"/>
          <w:iCs/>
          <w:sz w:val="24"/>
          <w:lang w:eastAsia="zh-CN"/>
        </w:rPr>
        <w:t>market.items</w:t>
      </w:r>
      <w:proofErr w:type="gramEnd"/>
      <w:r w:rsidRPr="00875B69">
        <w:rPr>
          <w:rFonts w:eastAsia="宋体" w:cs="Arial"/>
          <w:iCs/>
          <w:sz w:val="24"/>
          <w:lang w:eastAsia="zh-CN"/>
        </w:rPr>
        <w:t>() %}</w:t>
      </w:r>
    </w:p>
    <w:p w14:paraId="3638B74C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 xml:space="preserve">{{ </w:t>
      </w:r>
      <w:proofErr w:type="spellStart"/>
      <w:r w:rsidRPr="00875B69">
        <w:rPr>
          <w:rFonts w:eastAsia="宋体" w:cs="Arial"/>
          <w:iCs/>
          <w:sz w:val="24"/>
          <w:lang w:eastAsia="zh-CN"/>
        </w:rPr>
        <w:t>cn_nums</w:t>
      </w:r>
      <w:proofErr w:type="spellEnd"/>
      <w:r w:rsidRPr="00875B69">
        <w:rPr>
          <w:rFonts w:eastAsia="宋体" w:cs="Arial"/>
          <w:iCs/>
          <w:sz w:val="24"/>
          <w:lang w:eastAsia="zh-CN"/>
        </w:rPr>
        <w:t>[</w:t>
      </w:r>
      <w:proofErr w:type="spellStart"/>
      <w:r w:rsidRPr="00875B69">
        <w:rPr>
          <w:rFonts w:eastAsia="宋体" w:cs="Arial"/>
          <w:iCs/>
          <w:sz w:val="24"/>
          <w:lang w:eastAsia="zh-CN"/>
        </w:rPr>
        <w:t>global_ns.count</w:t>
      </w:r>
      <w:proofErr w:type="spellEnd"/>
      <w:r w:rsidRPr="00875B69">
        <w:rPr>
          <w:rFonts w:eastAsia="宋体" w:cs="Arial"/>
          <w:iCs/>
          <w:sz w:val="24"/>
          <w:lang w:eastAsia="zh-CN"/>
        </w:rPr>
        <w:t>] }}</w:t>
      </w:r>
      <w:r w:rsidRPr="00875B69">
        <w:rPr>
          <w:rFonts w:eastAsia="宋体" w:cs="Arial"/>
          <w:iCs/>
          <w:sz w:val="24"/>
          <w:lang w:eastAsia="zh-CN"/>
        </w:rPr>
        <w:t>）排放源：</w:t>
      </w:r>
      <w:proofErr w:type="gramStart"/>
      <w:r w:rsidRPr="00875B69">
        <w:rPr>
          <w:rFonts w:eastAsia="宋体" w:cs="Arial"/>
          <w:iCs/>
          <w:sz w:val="24"/>
          <w:lang w:eastAsia="zh-CN"/>
        </w:rPr>
        <w:t>{{ method_info.name</w:t>
      </w:r>
      <w:proofErr w:type="gramEnd"/>
      <w:r w:rsidRPr="00875B69">
        <w:rPr>
          <w:rFonts w:eastAsia="宋体" w:cs="Arial"/>
          <w:iCs/>
          <w:sz w:val="24"/>
          <w:lang w:eastAsia="zh-CN"/>
        </w:rPr>
        <w:t xml:space="preserve"> }}</w:t>
      </w:r>
    </w:p>
    <w:p w14:paraId="38DCAA5D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proofErr w:type="gramStart"/>
      <w:r w:rsidRPr="00875B69">
        <w:rPr>
          <w:rFonts w:eastAsia="宋体" w:cs="Arial"/>
          <w:iCs/>
          <w:sz w:val="24"/>
          <w:lang w:eastAsia="zh-CN"/>
        </w:rPr>
        <w:t xml:space="preserve">{{ </w:t>
      </w:r>
      <w:proofErr w:type="spellStart"/>
      <w:r w:rsidRPr="00875B69">
        <w:rPr>
          <w:rFonts w:eastAsia="宋体" w:cs="Arial"/>
          <w:iCs/>
          <w:sz w:val="24"/>
          <w:lang w:eastAsia="zh-CN"/>
        </w:rPr>
        <w:t>method</w:t>
      </w:r>
      <w:proofErr w:type="gramEnd"/>
      <w:r w:rsidRPr="00875B69">
        <w:rPr>
          <w:rFonts w:eastAsia="宋体" w:cs="Arial"/>
          <w:iCs/>
          <w:sz w:val="24"/>
          <w:lang w:eastAsia="zh-CN"/>
        </w:rPr>
        <w:t>_</w:t>
      </w:r>
      <w:proofErr w:type="gramStart"/>
      <w:r w:rsidRPr="00875B69">
        <w:rPr>
          <w:rFonts w:eastAsia="宋体" w:cs="Arial"/>
          <w:iCs/>
          <w:sz w:val="24"/>
          <w:lang w:eastAsia="zh-CN"/>
        </w:rPr>
        <w:t>info.model</w:t>
      </w:r>
      <w:proofErr w:type="spellEnd"/>
      <w:proofErr w:type="gramEnd"/>
      <w:r w:rsidRPr="00875B69">
        <w:rPr>
          <w:rFonts w:eastAsia="宋体" w:cs="Arial"/>
          <w:iCs/>
          <w:sz w:val="24"/>
          <w:lang w:eastAsia="zh-CN"/>
        </w:rPr>
        <w:t xml:space="preserve"> }}</w:t>
      </w:r>
    </w:p>
    <w:p w14:paraId="04807DC4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proofErr w:type="gramStart"/>
      <w:r w:rsidRPr="00875B69">
        <w:rPr>
          <w:rFonts w:eastAsia="宋体" w:cs="Arial"/>
          <w:iCs/>
          <w:sz w:val="24"/>
          <w:lang w:eastAsia="zh-CN"/>
        </w:rPr>
        <w:t>{{ method_info.ad</w:t>
      </w:r>
      <w:proofErr w:type="gramEnd"/>
      <w:r w:rsidRPr="00875B69">
        <w:rPr>
          <w:rFonts w:eastAsia="宋体" w:cs="Arial"/>
          <w:iCs/>
          <w:sz w:val="24"/>
          <w:lang w:eastAsia="zh-CN"/>
        </w:rPr>
        <w:t xml:space="preserve"> }}</w:t>
      </w:r>
    </w:p>
    <w:p w14:paraId="506582B9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proofErr w:type="gramStart"/>
      <w:r w:rsidRPr="00875B69">
        <w:rPr>
          <w:rFonts w:eastAsia="宋体" w:cs="Arial"/>
          <w:iCs/>
          <w:sz w:val="24"/>
          <w:lang w:eastAsia="zh-CN"/>
        </w:rPr>
        <w:t xml:space="preserve">{{ </w:t>
      </w:r>
      <w:proofErr w:type="spellStart"/>
      <w:r w:rsidRPr="00875B69">
        <w:rPr>
          <w:rFonts w:eastAsia="宋体" w:cs="Arial"/>
          <w:iCs/>
          <w:sz w:val="24"/>
          <w:lang w:eastAsia="zh-CN"/>
        </w:rPr>
        <w:t>method_info.ef</w:t>
      </w:r>
      <w:proofErr w:type="spellEnd"/>
      <w:proofErr w:type="gramEnd"/>
      <w:r w:rsidRPr="00875B69">
        <w:rPr>
          <w:rFonts w:eastAsia="宋体" w:cs="Arial"/>
          <w:iCs/>
          <w:sz w:val="24"/>
          <w:lang w:eastAsia="zh-CN"/>
        </w:rPr>
        <w:t xml:space="preserve"> }}</w:t>
      </w:r>
      <w:r w:rsidRPr="00875B69">
        <w:rPr>
          <w:rFonts w:eastAsia="宋体" w:cs="Arial"/>
          <w:iCs/>
          <w:sz w:val="24"/>
          <w:lang w:eastAsia="zh-CN"/>
        </w:rPr>
        <w:br/>
        <w:t xml:space="preserve">{% set </w:t>
      </w:r>
      <w:proofErr w:type="spellStart"/>
      <w:r w:rsidRPr="00875B69">
        <w:rPr>
          <w:rFonts w:eastAsia="宋体" w:cs="Arial"/>
          <w:iCs/>
          <w:sz w:val="24"/>
          <w:lang w:eastAsia="zh-CN"/>
        </w:rPr>
        <w:t>global_</w:t>
      </w:r>
      <w:proofErr w:type="gramStart"/>
      <w:r w:rsidRPr="00875B69">
        <w:rPr>
          <w:rFonts w:eastAsia="宋体" w:cs="Arial"/>
          <w:iCs/>
          <w:sz w:val="24"/>
          <w:lang w:eastAsia="zh-CN"/>
        </w:rPr>
        <w:t>ns.count</w:t>
      </w:r>
      <w:proofErr w:type="spellEnd"/>
      <w:proofErr w:type="gramEnd"/>
      <w:r w:rsidRPr="00875B69">
        <w:rPr>
          <w:rFonts w:eastAsia="宋体" w:cs="Arial"/>
          <w:iCs/>
          <w:sz w:val="24"/>
          <w:lang w:eastAsia="zh-CN"/>
        </w:rPr>
        <w:t xml:space="preserve"> = </w:t>
      </w:r>
      <w:proofErr w:type="spellStart"/>
      <w:r w:rsidRPr="00875B69">
        <w:rPr>
          <w:rFonts w:eastAsia="宋体" w:cs="Arial"/>
          <w:iCs/>
          <w:sz w:val="24"/>
          <w:lang w:eastAsia="zh-CN"/>
        </w:rPr>
        <w:t>global_</w:t>
      </w:r>
      <w:proofErr w:type="gramStart"/>
      <w:r w:rsidRPr="00875B69">
        <w:rPr>
          <w:rFonts w:eastAsia="宋体" w:cs="Arial"/>
          <w:iCs/>
          <w:sz w:val="24"/>
          <w:lang w:eastAsia="zh-CN"/>
        </w:rPr>
        <w:t>ns.count</w:t>
      </w:r>
      <w:proofErr w:type="spellEnd"/>
      <w:proofErr w:type="gramEnd"/>
      <w:r w:rsidRPr="00875B69">
        <w:rPr>
          <w:rFonts w:eastAsia="宋体" w:cs="Arial"/>
          <w:iCs/>
          <w:sz w:val="24"/>
          <w:lang w:eastAsia="zh-CN"/>
        </w:rPr>
        <w:t xml:space="preserve"> + 1 %}</w:t>
      </w:r>
    </w:p>
    <w:p w14:paraId="6154C7B9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>{% </w:t>
      </w:r>
      <w:proofErr w:type="spellStart"/>
      <w:r w:rsidRPr="00875B69">
        <w:rPr>
          <w:rFonts w:eastAsia="宋体" w:cs="Arial"/>
          <w:iCs/>
          <w:sz w:val="24"/>
          <w:lang w:eastAsia="zh-CN"/>
        </w:rPr>
        <w:t>endfor</w:t>
      </w:r>
      <w:proofErr w:type="spellEnd"/>
      <w:r w:rsidRPr="00875B69">
        <w:rPr>
          <w:rFonts w:eastAsia="宋体" w:cs="Arial"/>
          <w:iCs/>
          <w:sz w:val="24"/>
          <w:lang w:eastAsia="zh-CN"/>
        </w:rPr>
        <w:t xml:space="preserve"> %}</w:t>
      </w:r>
    </w:p>
    <w:p w14:paraId="0C7F0038" w14:textId="77777777" w:rsidR="0042075D" w:rsidRDefault="00000000" w:rsidP="00394F55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394F55">
        <w:rPr>
          <w:rFonts w:eastAsia="宋体" w:cs="Arial"/>
          <w:iCs/>
          <w:sz w:val="24"/>
          <w:lang w:eastAsia="zh-CN"/>
        </w:rPr>
        <w:t>{% endif %}</w:t>
      </w:r>
    </w:p>
    <w:p w14:paraId="18ECDEB5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>{% set </w:t>
      </w:r>
      <w:proofErr w:type="spellStart"/>
      <w:r w:rsidRPr="00875B69">
        <w:rPr>
          <w:rFonts w:eastAsia="宋体" w:cs="Arial"/>
          <w:iCs/>
          <w:sz w:val="24"/>
          <w:lang w:eastAsia="zh-CN"/>
        </w:rPr>
        <w:t>global_ns</w:t>
      </w:r>
      <w:proofErr w:type="spellEnd"/>
      <w:r w:rsidRPr="00875B69">
        <w:rPr>
          <w:rFonts w:eastAsia="宋体" w:cs="Arial"/>
          <w:iCs/>
          <w:sz w:val="24"/>
          <w:lang w:eastAsia="zh-CN"/>
        </w:rPr>
        <w:t xml:space="preserve"> = namespace(count=1) %}</w:t>
      </w:r>
    </w:p>
    <w:p w14:paraId="522872B6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{% if flags.has_scope_3 %}</w:t>
      </w:r>
    </w:p>
    <w:p w14:paraId="74C5895B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范围三：其他间接温室气体排放</w:t>
      </w:r>
    </w:p>
    <w:p w14:paraId="59334EB6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>{%- for </w:t>
      </w:r>
      <w:proofErr w:type="spellStart"/>
      <w:r w:rsidRPr="00875B69">
        <w:rPr>
          <w:rFonts w:eastAsia="宋体" w:cs="Arial"/>
          <w:iCs/>
          <w:sz w:val="24"/>
          <w:lang w:eastAsia="zh-CN"/>
        </w:rPr>
        <w:t>i</w:t>
      </w:r>
      <w:proofErr w:type="spellEnd"/>
      <w:r w:rsidRPr="00875B69">
        <w:rPr>
          <w:rFonts w:eastAsia="宋体" w:cs="Arial"/>
          <w:iCs/>
          <w:sz w:val="24"/>
          <w:lang w:eastAsia="zh-CN"/>
        </w:rPr>
        <w:t xml:space="preserve"> in </w:t>
      </w:r>
      <w:proofErr w:type="gramStart"/>
      <w:r w:rsidRPr="00875B69">
        <w:rPr>
          <w:rFonts w:eastAsia="宋体" w:cs="Arial"/>
          <w:iCs/>
          <w:sz w:val="24"/>
          <w:lang w:eastAsia="zh-CN"/>
        </w:rPr>
        <w:t>range(</w:t>
      </w:r>
      <w:proofErr w:type="gramEnd"/>
      <w:r w:rsidRPr="00875B69">
        <w:rPr>
          <w:rFonts w:eastAsia="宋体" w:cs="Arial"/>
          <w:iCs/>
          <w:sz w:val="24"/>
          <w:lang w:eastAsia="zh-CN"/>
        </w:rPr>
        <w:t>1, 16) %}</w:t>
      </w:r>
    </w:p>
    <w:p w14:paraId="205F7044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>{% set </w:t>
      </w:r>
      <w:proofErr w:type="spellStart"/>
      <w:r w:rsidRPr="00875B69">
        <w:rPr>
          <w:rFonts w:eastAsia="宋体" w:cs="Arial"/>
          <w:iCs/>
          <w:sz w:val="24"/>
          <w:lang w:eastAsia="zh-CN"/>
        </w:rPr>
        <w:t>cat_key</w:t>
      </w:r>
      <w:proofErr w:type="spellEnd"/>
      <w:r w:rsidRPr="00875B69">
        <w:rPr>
          <w:rFonts w:eastAsia="宋体" w:cs="Arial"/>
          <w:iCs/>
          <w:sz w:val="24"/>
          <w:lang w:eastAsia="zh-CN"/>
        </w:rPr>
        <w:t xml:space="preserve"> = "category_" ~ </w:t>
      </w:r>
      <w:proofErr w:type="spellStart"/>
      <w:r w:rsidRPr="00875B69">
        <w:rPr>
          <w:rFonts w:eastAsia="宋体" w:cs="Arial"/>
          <w:iCs/>
          <w:sz w:val="24"/>
          <w:lang w:eastAsia="zh-CN"/>
        </w:rPr>
        <w:t>i</w:t>
      </w:r>
      <w:proofErr w:type="spellEnd"/>
      <w:r w:rsidRPr="00875B69">
        <w:rPr>
          <w:rFonts w:eastAsia="宋体" w:cs="Arial"/>
          <w:iCs/>
          <w:sz w:val="24"/>
          <w:lang w:eastAsia="zh-CN"/>
        </w:rPr>
        <w:t xml:space="preserve"> %}</w:t>
      </w:r>
    </w:p>
    <w:p w14:paraId="08629382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>{% set </w:t>
      </w:r>
      <w:proofErr w:type="spellStart"/>
      <w:r w:rsidRPr="00875B69">
        <w:rPr>
          <w:rFonts w:eastAsia="宋体" w:cs="Arial"/>
          <w:iCs/>
          <w:sz w:val="24"/>
          <w:lang w:eastAsia="zh-CN"/>
        </w:rPr>
        <w:t>flag_key</w:t>
      </w:r>
      <w:proofErr w:type="spellEnd"/>
      <w:r w:rsidRPr="00875B69">
        <w:rPr>
          <w:rFonts w:eastAsia="宋体" w:cs="Arial"/>
          <w:iCs/>
          <w:sz w:val="24"/>
          <w:lang w:eastAsia="zh-CN"/>
        </w:rPr>
        <w:t xml:space="preserve"> = "has_scope_3_category_" ~ </w:t>
      </w:r>
      <w:proofErr w:type="spellStart"/>
      <w:r w:rsidRPr="00875B69">
        <w:rPr>
          <w:rFonts w:eastAsia="宋体" w:cs="Arial"/>
          <w:iCs/>
          <w:sz w:val="24"/>
          <w:lang w:eastAsia="zh-CN"/>
        </w:rPr>
        <w:t>i</w:t>
      </w:r>
      <w:proofErr w:type="spellEnd"/>
      <w:r w:rsidRPr="00875B69">
        <w:rPr>
          <w:rFonts w:eastAsia="宋体" w:cs="Arial"/>
          <w:iCs/>
          <w:sz w:val="24"/>
          <w:lang w:eastAsia="zh-CN"/>
        </w:rPr>
        <w:t xml:space="preserve"> %}</w:t>
      </w:r>
    </w:p>
    <w:p w14:paraId="48C19B8C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{% if flags[</w:t>
      </w:r>
      <w:proofErr w:type="spellStart"/>
      <w:r w:rsidRPr="00875B69">
        <w:rPr>
          <w:rFonts w:eastAsia="宋体" w:cs="Arial"/>
          <w:iCs/>
          <w:sz w:val="24"/>
          <w:lang w:eastAsia="zh-CN"/>
        </w:rPr>
        <w:t>flag_key</w:t>
      </w:r>
      <w:proofErr w:type="spellEnd"/>
      <w:r w:rsidRPr="00875B69">
        <w:rPr>
          <w:rFonts w:eastAsia="宋体" w:cs="Arial"/>
          <w:iCs/>
          <w:sz w:val="24"/>
          <w:lang w:eastAsia="zh-CN"/>
        </w:rPr>
        <w:t>] %}</w:t>
      </w:r>
    </w:p>
    <w:p w14:paraId="467921F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 xml:space="preserve">{{ </w:t>
      </w:r>
      <w:proofErr w:type="spellStart"/>
      <w:r w:rsidRPr="00875B69">
        <w:rPr>
          <w:rFonts w:eastAsia="宋体" w:cs="Arial"/>
          <w:iCs/>
          <w:sz w:val="24"/>
          <w:lang w:eastAsia="zh-CN"/>
        </w:rPr>
        <w:t>cn_nums</w:t>
      </w:r>
      <w:proofErr w:type="spellEnd"/>
      <w:r w:rsidRPr="00875B69">
        <w:rPr>
          <w:rFonts w:eastAsia="宋体" w:cs="Arial"/>
          <w:iCs/>
          <w:sz w:val="24"/>
          <w:lang w:eastAsia="zh-CN"/>
        </w:rPr>
        <w:t>[</w:t>
      </w:r>
      <w:proofErr w:type="spellStart"/>
      <w:r w:rsidRPr="00875B69">
        <w:rPr>
          <w:rFonts w:eastAsia="宋体" w:cs="Arial"/>
          <w:iCs/>
          <w:sz w:val="24"/>
          <w:lang w:eastAsia="zh-CN"/>
        </w:rPr>
        <w:t>global_ns.count</w:t>
      </w:r>
      <w:proofErr w:type="spellEnd"/>
      <w:r w:rsidRPr="00875B69">
        <w:rPr>
          <w:rFonts w:eastAsia="宋体" w:cs="Arial"/>
          <w:iCs/>
          <w:sz w:val="24"/>
          <w:lang w:eastAsia="zh-CN"/>
        </w:rPr>
        <w:t>] }}</w:t>
      </w:r>
      <w:r w:rsidRPr="00875B69">
        <w:rPr>
          <w:rFonts w:eastAsia="宋体" w:cs="Arial"/>
          <w:iCs/>
          <w:sz w:val="24"/>
          <w:lang w:eastAsia="zh-CN"/>
        </w:rPr>
        <w:t>）</w:t>
      </w:r>
      <w:r w:rsidRPr="00875B69">
        <w:rPr>
          <w:rFonts w:eastAsia="宋体" w:cs="Arial"/>
          <w:iCs/>
          <w:sz w:val="24"/>
          <w:lang w:eastAsia="zh-CN"/>
        </w:rPr>
        <w:t xml:space="preserve">{{ scope_3_category_names["category_" ~ </w:t>
      </w:r>
      <w:proofErr w:type="spellStart"/>
      <w:r w:rsidRPr="00875B69">
        <w:rPr>
          <w:rFonts w:eastAsia="宋体" w:cs="Arial"/>
          <w:iCs/>
          <w:sz w:val="24"/>
          <w:lang w:eastAsia="zh-CN"/>
        </w:rPr>
        <w:t>i</w:t>
      </w:r>
      <w:proofErr w:type="spellEnd"/>
      <w:r w:rsidRPr="00875B69">
        <w:rPr>
          <w:rFonts w:eastAsia="宋体" w:cs="Arial"/>
          <w:iCs/>
          <w:sz w:val="24"/>
          <w:lang w:eastAsia="zh-CN"/>
        </w:rPr>
        <w:t>] }}</w:t>
      </w:r>
    </w:p>
    <w:p w14:paraId="30193EAD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proofErr w:type="gramStart"/>
      <w:r w:rsidRPr="00875B69">
        <w:rPr>
          <w:rFonts w:eastAsia="宋体" w:cs="Arial"/>
          <w:iCs/>
          <w:sz w:val="24"/>
          <w:lang w:eastAsia="zh-CN"/>
        </w:rPr>
        <w:t>{{ quantification</w:t>
      </w:r>
      <w:proofErr w:type="gramEnd"/>
      <w:r w:rsidRPr="00875B69">
        <w:rPr>
          <w:rFonts w:eastAsia="宋体" w:cs="Arial"/>
          <w:iCs/>
          <w:sz w:val="24"/>
          <w:lang w:eastAsia="zh-CN"/>
        </w:rPr>
        <w:t>_</w:t>
      </w:r>
      <w:proofErr w:type="gramStart"/>
      <w:r w:rsidRPr="00875B69">
        <w:rPr>
          <w:rFonts w:eastAsia="宋体" w:cs="Arial"/>
          <w:iCs/>
          <w:sz w:val="24"/>
          <w:lang w:eastAsia="zh-CN"/>
        </w:rPr>
        <w:t>methods.scope</w:t>
      </w:r>
      <w:proofErr w:type="gramEnd"/>
      <w:r w:rsidRPr="00875B69">
        <w:rPr>
          <w:rFonts w:eastAsia="宋体" w:cs="Arial"/>
          <w:iCs/>
          <w:sz w:val="24"/>
          <w:lang w:eastAsia="zh-CN"/>
        </w:rPr>
        <w:t>_3[</w:t>
      </w:r>
      <w:proofErr w:type="spellStart"/>
      <w:r w:rsidRPr="00875B69">
        <w:rPr>
          <w:rFonts w:eastAsia="宋体" w:cs="Arial"/>
          <w:iCs/>
          <w:sz w:val="24"/>
          <w:lang w:eastAsia="zh-CN"/>
        </w:rPr>
        <w:t>cat_key</w:t>
      </w:r>
      <w:proofErr w:type="spellEnd"/>
      <w:proofErr w:type="gramStart"/>
      <w:r w:rsidRPr="00875B69">
        <w:rPr>
          <w:rFonts w:eastAsia="宋体" w:cs="Arial"/>
          <w:iCs/>
          <w:sz w:val="24"/>
          <w:lang w:eastAsia="zh-CN"/>
        </w:rPr>
        <w:t>].model</w:t>
      </w:r>
      <w:proofErr w:type="gramEnd"/>
      <w:r w:rsidRPr="00875B69">
        <w:rPr>
          <w:rFonts w:eastAsia="宋体" w:cs="Arial"/>
          <w:iCs/>
          <w:sz w:val="24"/>
          <w:lang w:eastAsia="zh-CN"/>
        </w:rPr>
        <w:t xml:space="preserve"> }}</w:t>
      </w:r>
    </w:p>
    <w:p w14:paraId="538637E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proofErr w:type="gramStart"/>
      <w:r w:rsidRPr="00875B69">
        <w:rPr>
          <w:rFonts w:eastAsia="宋体" w:cs="Arial"/>
          <w:iCs/>
          <w:sz w:val="24"/>
          <w:lang w:eastAsia="zh-CN"/>
        </w:rPr>
        <w:t>{{ quantification</w:t>
      </w:r>
      <w:proofErr w:type="gramEnd"/>
      <w:r w:rsidRPr="00875B69">
        <w:rPr>
          <w:rFonts w:eastAsia="宋体" w:cs="Arial"/>
          <w:iCs/>
          <w:sz w:val="24"/>
          <w:lang w:eastAsia="zh-CN"/>
        </w:rPr>
        <w:t>_</w:t>
      </w:r>
      <w:proofErr w:type="gramStart"/>
      <w:r w:rsidRPr="00875B69">
        <w:rPr>
          <w:rFonts w:eastAsia="宋体" w:cs="Arial"/>
          <w:iCs/>
          <w:sz w:val="24"/>
          <w:lang w:eastAsia="zh-CN"/>
        </w:rPr>
        <w:t>methods.scope</w:t>
      </w:r>
      <w:proofErr w:type="gramEnd"/>
      <w:r w:rsidRPr="00875B69">
        <w:rPr>
          <w:rFonts w:eastAsia="宋体" w:cs="Arial"/>
          <w:iCs/>
          <w:sz w:val="24"/>
          <w:lang w:eastAsia="zh-CN"/>
        </w:rPr>
        <w:t>_3[</w:t>
      </w:r>
      <w:proofErr w:type="spellStart"/>
      <w:r w:rsidRPr="00875B69">
        <w:rPr>
          <w:rFonts w:eastAsia="宋体" w:cs="Arial"/>
          <w:iCs/>
          <w:sz w:val="24"/>
          <w:lang w:eastAsia="zh-CN"/>
        </w:rPr>
        <w:t>cat_key</w:t>
      </w:r>
      <w:proofErr w:type="spellEnd"/>
      <w:r w:rsidRPr="00875B69">
        <w:rPr>
          <w:rFonts w:eastAsia="宋体" w:cs="Arial"/>
          <w:iCs/>
          <w:sz w:val="24"/>
          <w:lang w:eastAsia="zh-CN"/>
        </w:rPr>
        <w:t>].</w:t>
      </w:r>
      <w:proofErr w:type="gramStart"/>
      <w:r w:rsidRPr="00875B69">
        <w:rPr>
          <w:rFonts w:eastAsia="宋体" w:cs="Arial"/>
          <w:iCs/>
          <w:sz w:val="24"/>
          <w:lang w:eastAsia="zh-CN"/>
        </w:rPr>
        <w:t>ad }</w:t>
      </w:r>
      <w:proofErr w:type="gramEnd"/>
      <w:r w:rsidRPr="00875B69">
        <w:rPr>
          <w:rFonts w:eastAsia="宋体" w:cs="Arial"/>
          <w:iCs/>
          <w:sz w:val="24"/>
          <w:lang w:eastAsia="zh-CN"/>
        </w:rPr>
        <w:t>}</w:t>
      </w:r>
    </w:p>
    <w:p w14:paraId="5F1C916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proofErr w:type="gramStart"/>
      <w:r w:rsidRPr="00875B69">
        <w:rPr>
          <w:rFonts w:eastAsia="宋体" w:cs="Arial"/>
          <w:iCs/>
          <w:sz w:val="24"/>
          <w:lang w:eastAsia="zh-CN"/>
        </w:rPr>
        <w:t>{{ quantification</w:t>
      </w:r>
      <w:proofErr w:type="gramEnd"/>
      <w:r w:rsidRPr="00875B69">
        <w:rPr>
          <w:rFonts w:eastAsia="宋体" w:cs="Arial"/>
          <w:iCs/>
          <w:sz w:val="24"/>
          <w:lang w:eastAsia="zh-CN"/>
        </w:rPr>
        <w:t>_</w:t>
      </w:r>
      <w:proofErr w:type="gramStart"/>
      <w:r w:rsidRPr="00875B69">
        <w:rPr>
          <w:rFonts w:eastAsia="宋体" w:cs="Arial"/>
          <w:iCs/>
          <w:sz w:val="24"/>
          <w:lang w:eastAsia="zh-CN"/>
        </w:rPr>
        <w:t>methods.scope</w:t>
      </w:r>
      <w:proofErr w:type="gramEnd"/>
      <w:r w:rsidRPr="00875B69">
        <w:rPr>
          <w:rFonts w:eastAsia="宋体" w:cs="Arial"/>
          <w:iCs/>
          <w:sz w:val="24"/>
          <w:lang w:eastAsia="zh-CN"/>
        </w:rPr>
        <w:t>_3[</w:t>
      </w:r>
      <w:proofErr w:type="spellStart"/>
      <w:r w:rsidRPr="00875B69">
        <w:rPr>
          <w:rFonts w:eastAsia="宋体" w:cs="Arial"/>
          <w:iCs/>
          <w:sz w:val="24"/>
          <w:lang w:eastAsia="zh-CN"/>
        </w:rPr>
        <w:t>cat_key</w:t>
      </w:r>
      <w:proofErr w:type="spellEnd"/>
      <w:proofErr w:type="gramStart"/>
      <w:r w:rsidRPr="00875B69">
        <w:rPr>
          <w:rFonts w:eastAsia="宋体" w:cs="Arial"/>
          <w:iCs/>
          <w:sz w:val="24"/>
          <w:lang w:eastAsia="zh-CN"/>
        </w:rPr>
        <w:t>].</w:t>
      </w:r>
      <w:proofErr w:type="spellStart"/>
      <w:r w:rsidRPr="00875B69">
        <w:rPr>
          <w:rFonts w:eastAsia="宋体" w:cs="Arial"/>
          <w:iCs/>
          <w:sz w:val="24"/>
          <w:lang w:eastAsia="zh-CN"/>
        </w:rPr>
        <w:t>ef</w:t>
      </w:r>
      <w:proofErr w:type="spellEnd"/>
      <w:proofErr w:type="gramEnd"/>
      <w:r w:rsidRPr="00875B69">
        <w:rPr>
          <w:rFonts w:eastAsia="宋体" w:cs="Arial"/>
          <w:iCs/>
          <w:sz w:val="24"/>
          <w:lang w:eastAsia="zh-CN"/>
        </w:rPr>
        <w:t xml:space="preserve"> }}</w:t>
      </w:r>
    </w:p>
    <w:p w14:paraId="66041F58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lastRenderedPageBreak/>
        <w:t xml:space="preserve">{% set </w:t>
      </w:r>
      <w:proofErr w:type="spellStart"/>
      <w:r w:rsidRPr="00875B69">
        <w:rPr>
          <w:rFonts w:eastAsia="宋体" w:cs="Arial"/>
          <w:iCs/>
          <w:sz w:val="24"/>
          <w:lang w:eastAsia="zh-CN"/>
        </w:rPr>
        <w:t>global_</w:t>
      </w:r>
      <w:proofErr w:type="gramStart"/>
      <w:r w:rsidRPr="00875B69">
        <w:rPr>
          <w:rFonts w:eastAsia="宋体" w:cs="Arial"/>
          <w:iCs/>
          <w:sz w:val="24"/>
          <w:lang w:eastAsia="zh-CN"/>
        </w:rPr>
        <w:t>ns.count</w:t>
      </w:r>
      <w:proofErr w:type="spellEnd"/>
      <w:proofErr w:type="gramEnd"/>
      <w:r w:rsidRPr="00875B69">
        <w:rPr>
          <w:rFonts w:eastAsia="宋体" w:cs="Arial"/>
          <w:iCs/>
          <w:sz w:val="24"/>
          <w:lang w:eastAsia="zh-CN"/>
        </w:rPr>
        <w:t xml:space="preserve"> = </w:t>
      </w:r>
      <w:proofErr w:type="spellStart"/>
      <w:r w:rsidRPr="00875B69">
        <w:rPr>
          <w:rFonts w:eastAsia="宋体" w:cs="Arial"/>
          <w:iCs/>
          <w:sz w:val="24"/>
          <w:lang w:eastAsia="zh-CN"/>
        </w:rPr>
        <w:t>global_</w:t>
      </w:r>
      <w:proofErr w:type="gramStart"/>
      <w:r w:rsidRPr="00875B69">
        <w:rPr>
          <w:rFonts w:eastAsia="宋体" w:cs="Arial"/>
          <w:iCs/>
          <w:sz w:val="24"/>
          <w:lang w:eastAsia="zh-CN"/>
        </w:rPr>
        <w:t>ns.count</w:t>
      </w:r>
      <w:proofErr w:type="spellEnd"/>
      <w:proofErr w:type="gramEnd"/>
      <w:r w:rsidRPr="00875B69">
        <w:rPr>
          <w:rFonts w:eastAsia="宋体" w:cs="Arial"/>
          <w:iCs/>
          <w:sz w:val="24"/>
          <w:lang w:eastAsia="zh-CN"/>
        </w:rPr>
        <w:t xml:space="preserve"> + 1 %}</w:t>
      </w:r>
    </w:p>
    <w:p w14:paraId="473372DF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{% endif %}</w:t>
      </w:r>
    </w:p>
    <w:p w14:paraId="1BCAB12D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>{% </w:t>
      </w:r>
      <w:proofErr w:type="spellStart"/>
      <w:r w:rsidRPr="00875B69">
        <w:rPr>
          <w:rFonts w:eastAsia="宋体" w:cs="Arial"/>
          <w:iCs/>
          <w:sz w:val="24"/>
          <w:lang w:eastAsia="zh-CN"/>
        </w:rPr>
        <w:t>endfor</w:t>
      </w:r>
      <w:proofErr w:type="spellEnd"/>
      <w:r w:rsidRPr="00875B69">
        <w:rPr>
          <w:rFonts w:eastAsia="宋体" w:cs="Arial"/>
          <w:iCs/>
          <w:sz w:val="24"/>
          <w:lang w:eastAsia="zh-CN"/>
        </w:rPr>
        <w:t xml:space="preserve"> %}</w:t>
      </w:r>
    </w:p>
    <w:p w14:paraId="49FBCEDC" w14:textId="77777777" w:rsidR="0042075D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{% endif %}</w:t>
      </w:r>
    </w:p>
    <w:p w14:paraId="00D03435" w14:textId="77777777" w:rsidR="00245CA7" w:rsidRDefault="00245CA7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50747553" w14:textId="5F96B6FF" w:rsidR="00245CA7" w:rsidRPr="007E7D77" w:rsidRDefault="007E7D77" w:rsidP="007E7D77">
      <w:pPr>
        <w:pStyle w:val="Style2"/>
        <w:numPr>
          <w:ilvl w:val="1"/>
          <w:numId w:val="8"/>
        </w:numPr>
        <w:spacing w:line="360" w:lineRule="auto"/>
      </w:pPr>
      <w:r w:rsidRPr="007E7D77">
        <w:rPr>
          <w:rFonts w:hint="eastAsia"/>
        </w:rPr>
        <w:t>全球暖化潜值与活动数据汇总</w:t>
      </w:r>
    </w:p>
    <w:p w14:paraId="3523E0A2" w14:textId="1013A808" w:rsidR="00CD41FB" w:rsidRDefault="00CD41FB" w:rsidP="00CD41FB">
      <w:pPr>
        <w:pStyle w:val="Style2"/>
        <w:numPr>
          <w:ilvl w:val="2"/>
          <w:numId w:val="13"/>
        </w:numPr>
        <w:spacing w:line="360" w:lineRule="auto"/>
        <w:rPr>
          <w:iCs/>
        </w:rPr>
      </w:pPr>
      <w:r>
        <w:rPr>
          <w:rFonts w:hint="eastAsia"/>
          <w:iCs/>
        </w:rPr>
        <w:t>全球暖化潜值（</w:t>
      </w:r>
      <w:r>
        <w:rPr>
          <w:rFonts w:hint="eastAsia"/>
          <w:iCs/>
        </w:rPr>
        <w:t>GWP</w:t>
      </w:r>
      <w:r>
        <w:rPr>
          <w:rFonts w:hint="eastAsia"/>
          <w:iCs/>
        </w:rPr>
        <w:t>值）</w:t>
      </w:r>
    </w:p>
    <w:p w14:paraId="0E948493" w14:textId="77777777" w:rsidR="00CD41FB" w:rsidRPr="00CD41FB" w:rsidRDefault="00CD41FB" w:rsidP="00245CA7">
      <w:pPr>
        <w:pStyle w:val="afb"/>
        <w:spacing w:before="0" w:line="360" w:lineRule="auto"/>
        <w:ind w:left="709"/>
        <w:rPr>
          <w:rFonts w:eastAsia="宋体" w:cs="Arial"/>
          <w:iCs/>
          <w:sz w:val="24"/>
          <w:lang w:eastAsia="zh-CN"/>
        </w:rPr>
      </w:pPr>
    </w:p>
    <w:p w14:paraId="575C2BD2" w14:textId="086E67E5" w:rsidR="00245CA7" w:rsidRDefault="00245CA7" w:rsidP="00245CA7">
      <w:pPr>
        <w:pStyle w:val="afb"/>
        <w:spacing w:before="0" w:line="360" w:lineRule="auto"/>
        <w:ind w:left="709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全球变暖潜值（</w:t>
      </w:r>
      <w:r>
        <w:rPr>
          <w:rFonts w:eastAsia="宋体" w:cs="Arial"/>
          <w:iCs/>
          <w:sz w:val="24"/>
          <w:lang w:eastAsia="zh-CN"/>
        </w:rPr>
        <w:t>GWP</w:t>
      </w:r>
      <w:r>
        <w:rPr>
          <w:rFonts w:eastAsia="宋体" w:cs="Arial"/>
          <w:iCs/>
          <w:sz w:val="24"/>
          <w:lang w:eastAsia="zh-CN"/>
        </w:rPr>
        <w:t>）数据采用</w:t>
      </w:r>
      <w:r>
        <w:rPr>
          <w:rFonts w:eastAsia="宋体" w:cs="Arial"/>
          <w:iCs/>
          <w:sz w:val="24"/>
          <w:lang w:eastAsia="zh-CN"/>
        </w:rPr>
        <w:t>IPCC 2021</w:t>
      </w:r>
      <w:r>
        <w:rPr>
          <w:rFonts w:eastAsia="宋体" w:cs="Arial"/>
          <w:iCs/>
          <w:sz w:val="24"/>
          <w:lang w:eastAsia="zh-CN"/>
        </w:rPr>
        <w:t>年出具的《第六次评估报告</w:t>
      </w:r>
      <w:r>
        <w:rPr>
          <w:rFonts w:eastAsia="宋体" w:cs="Arial"/>
          <w:iCs/>
          <w:sz w:val="24"/>
          <w:lang w:eastAsia="zh-CN"/>
        </w:rPr>
        <w:t>AR6</w:t>
      </w:r>
      <w:r>
        <w:rPr>
          <w:rFonts w:eastAsia="宋体" w:cs="Arial"/>
          <w:iCs/>
          <w:sz w:val="24"/>
          <w:lang w:eastAsia="zh-CN"/>
        </w:rPr>
        <w:t>》中提供的温室气体</w:t>
      </w:r>
      <w:r>
        <w:rPr>
          <w:rFonts w:eastAsia="宋体" w:cs="Arial"/>
          <w:iCs/>
          <w:sz w:val="24"/>
          <w:lang w:eastAsia="zh-CN"/>
        </w:rPr>
        <w:t>GHG</w:t>
      </w:r>
      <w:r>
        <w:rPr>
          <w:rFonts w:eastAsia="宋体" w:cs="Arial"/>
          <w:iCs/>
          <w:sz w:val="24"/>
          <w:lang w:eastAsia="zh-CN"/>
        </w:rPr>
        <w:t>的全球暖化潜值对应数据：</w:t>
      </w:r>
    </w:p>
    <w:p w14:paraId="5ADC7AB4" w14:textId="77777777" w:rsidR="00245CA7" w:rsidRPr="00245CA7" w:rsidRDefault="00245CA7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4C62F334" w14:textId="77777777" w:rsidR="00245CA7" w:rsidRDefault="00245CA7" w:rsidP="00245CA7">
      <w:pPr>
        <w:pStyle w:val="a3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IPCC</w:t>
      </w:r>
      <w:r>
        <w:rPr>
          <w:rFonts w:hint="eastAsia"/>
          <w:lang w:eastAsia="zh-CN"/>
        </w:rPr>
        <w:t>《第六次评估报告</w:t>
      </w:r>
      <w:r>
        <w:rPr>
          <w:rFonts w:hint="eastAsia"/>
          <w:lang w:eastAsia="zh-CN"/>
        </w:rPr>
        <w:t>AR6</w:t>
      </w:r>
      <w:r>
        <w:rPr>
          <w:rFonts w:hint="eastAsia"/>
          <w:lang w:eastAsia="zh-CN"/>
        </w:rPr>
        <w:t>》</w:t>
      </w:r>
      <w:r>
        <w:rPr>
          <w:rFonts w:hint="eastAsia"/>
          <w:lang w:eastAsia="zh-CN"/>
        </w:rPr>
        <w:t>GWP</w:t>
      </w:r>
      <w:r>
        <w:rPr>
          <w:rFonts w:hint="eastAsia"/>
          <w:lang w:eastAsia="zh-CN"/>
        </w:rPr>
        <w:t>值</w:t>
      </w:r>
    </w:p>
    <w:tbl>
      <w:tblPr>
        <w:tblStyle w:val="af3"/>
        <w:tblW w:w="0" w:type="auto"/>
        <w:tblInd w:w="-5" w:type="dxa"/>
        <w:tblLook w:val="04A0" w:firstRow="1" w:lastRow="0" w:firstColumn="1" w:lastColumn="0" w:noHBand="0" w:noVBand="1"/>
      </w:tblPr>
      <w:tblGrid>
        <w:gridCol w:w="2698"/>
        <w:gridCol w:w="2147"/>
        <w:gridCol w:w="2112"/>
        <w:gridCol w:w="2110"/>
      </w:tblGrid>
      <w:tr w:rsidR="00245CA7" w14:paraId="7D259EF6" w14:textId="77777777" w:rsidTr="00BF55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9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6600" w:themeFill="accent3"/>
          </w:tcPr>
          <w:p w14:paraId="0B18FFBD" w14:textId="77777777" w:rsidR="00245CA7" w:rsidRDefault="00245CA7" w:rsidP="00E115D8">
            <w:pPr>
              <w:pStyle w:val="afb"/>
              <w:spacing w:before="0" w:line="360" w:lineRule="auto"/>
              <w:ind w:left="0"/>
              <w:jc w:val="center"/>
              <w:rPr>
                <w:rFonts w:eastAsia="宋体" w:cs="Arial"/>
                <w:b/>
                <w:iCs/>
                <w:color w:val="FFFFFF" w:themeColor="background1"/>
                <w:sz w:val="24"/>
                <w:lang w:eastAsia="zh-CN"/>
              </w:rPr>
            </w:pPr>
            <w:r>
              <w:rPr>
                <w:rFonts w:eastAsia="宋体" w:cs="Arial"/>
                <w:b/>
                <w:iCs/>
                <w:color w:val="FFFFFF" w:themeColor="background1"/>
                <w:sz w:val="24"/>
                <w:lang w:eastAsia="zh-CN"/>
              </w:rPr>
              <w:t>温室气体</w:t>
            </w:r>
          </w:p>
        </w:tc>
        <w:tc>
          <w:tcPr>
            <w:tcW w:w="214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6600" w:themeFill="accent3"/>
          </w:tcPr>
          <w:p w14:paraId="5917B413" w14:textId="77777777" w:rsidR="00245CA7" w:rsidRDefault="00245CA7" w:rsidP="00E115D8">
            <w:pPr>
              <w:pStyle w:val="afb"/>
              <w:spacing w:before="0" w:line="360" w:lineRule="auto"/>
              <w:ind w:left="0"/>
              <w:jc w:val="center"/>
              <w:rPr>
                <w:rFonts w:eastAsia="宋体" w:cs="Arial"/>
                <w:b/>
                <w:iCs/>
                <w:color w:val="FFFFFF" w:themeColor="background1"/>
                <w:sz w:val="24"/>
                <w:lang w:eastAsia="zh-CN"/>
              </w:rPr>
            </w:pPr>
            <w:r>
              <w:rPr>
                <w:rFonts w:eastAsia="宋体" w:cs="Arial"/>
                <w:b/>
                <w:iCs/>
                <w:color w:val="FFFFFF" w:themeColor="background1"/>
                <w:sz w:val="24"/>
                <w:lang w:eastAsia="zh-CN"/>
              </w:rPr>
              <w:t>GWP</w:t>
            </w:r>
            <w:r>
              <w:rPr>
                <w:rFonts w:eastAsia="宋体" w:cs="Arial"/>
                <w:b/>
                <w:iCs/>
                <w:color w:val="FFFFFF" w:themeColor="background1"/>
                <w:sz w:val="24"/>
                <w:lang w:eastAsia="zh-CN"/>
              </w:rPr>
              <w:t>值</w:t>
            </w:r>
          </w:p>
        </w:tc>
        <w:tc>
          <w:tcPr>
            <w:tcW w:w="2112" w:type="dxa"/>
            <w:tcBorders>
              <w:left w:val="single" w:sz="4" w:space="0" w:color="auto"/>
              <w:right w:val="single" w:sz="4" w:space="0" w:color="auto"/>
            </w:tcBorders>
            <w:shd w:val="clear" w:color="auto" w:fill="FF6600" w:themeFill="accent3"/>
          </w:tcPr>
          <w:p w14:paraId="7D642280" w14:textId="77777777" w:rsidR="00245CA7" w:rsidRDefault="00245CA7" w:rsidP="00E115D8">
            <w:pPr>
              <w:pStyle w:val="afb"/>
              <w:spacing w:before="0" w:line="360" w:lineRule="auto"/>
              <w:ind w:left="0"/>
              <w:jc w:val="center"/>
              <w:rPr>
                <w:rFonts w:eastAsia="宋体" w:cs="Arial"/>
                <w:b/>
                <w:iCs/>
                <w:color w:val="FFFFFF" w:themeColor="background1"/>
                <w:sz w:val="24"/>
                <w:lang w:eastAsia="zh-CN"/>
              </w:rPr>
            </w:pPr>
            <w:r>
              <w:rPr>
                <w:rFonts w:eastAsia="宋体" w:cs="Arial"/>
                <w:b/>
                <w:iCs/>
                <w:color w:val="FFFFFF" w:themeColor="background1"/>
                <w:sz w:val="24"/>
                <w:lang w:eastAsia="zh-CN"/>
              </w:rPr>
              <w:t>温室气体</w:t>
            </w:r>
          </w:p>
        </w:tc>
        <w:tc>
          <w:tcPr>
            <w:tcW w:w="2110" w:type="dxa"/>
            <w:tcBorders>
              <w:left w:val="single" w:sz="4" w:space="0" w:color="auto"/>
              <w:right w:val="single" w:sz="4" w:space="0" w:color="auto"/>
            </w:tcBorders>
            <w:shd w:val="clear" w:color="auto" w:fill="FF6600" w:themeFill="accent3"/>
          </w:tcPr>
          <w:p w14:paraId="058C9465" w14:textId="77777777" w:rsidR="00245CA7" w:rsidRDefault="00245CA7" w:rsidP="00E115D8">
            <w:pPr>
              <w:pStyle w:val="afb"/>
              <w:spacing w:before="0" w:line="360" w:lineRule="auto"/>
              <w:ind w:left="0"/>
              <w:jc w:val="center"/>
              <w:rPr>
                <w:rFonts w:eastAsia="宋体" w:cs="Arial"/>
                <w:b/>
                <w:iCs/>
                <w:color w:val="FFFFFF" w:themeColor="background1"/>
                <w:sz w:val="24"/>
                <w:lang w:eastAsia="zh-CN"/>
              </w:rPr>
            </w:pPr>
            <w:r>
              <w:rPr>
                <w:rFonts w:eastAsia="宋体" w:cs="Arial"/>
                <w:b/>
                <w:iCs/>
                <w:color w:val="FFFFFF" w:themeColor="background1"/>
                <w:sz w:val="24"/>
                <w:lang w:eastAsia="zh-CN"/>
              </w:rPr>
              <w:t>GWP</w:t>
            </w:r>
            <w:r>
              <w:rPr>
                <w:rFonts w:eastAsia="宋体" w:cs="Arial"/>
                <w:b/>
                <w:iCs/>
                <w:color w:val="FFFFFF" w:themeColor="background1"/>
                <w:sz w:val="24"/>
                <w:lang w:eastAsia="zh-CN"/>
              </w:rPr>
              <w:t>值</w:t>
            </w:r>
          </w:p>
        </w:tc>
      </w:tr>
      <w:tr w:rsidR="00245CA7" w14:paraId="2AC69D3C" w14:textId="77777777" w:rsidTr="00BF5541">
        <w:tc>
          <w:tcPr>
            <w:tcW w:w="2698" w:type="dxa"/>
            <w:tcBorders>
              <w:top w:val="single" w:sz="12" w:space="0" w:color="363636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02D05" w14:textId="77777777" w:rsidR="00245CA7" w:rsidRDefault="00245CA7" w:rsidP="00E115D8">
            <w:pPr>
              <w:pStyle w:val="afb"/>
              <w:spacing w:before="0" w:line="360" w:lineRule="auto"/>
              <w:ind w:left="0"/>
              <w:jc w:val="center"/>
              <w:rPr>
                <w:rFonts w:eastAsia="宋体" w:cs="Arial"/>
                <w:iCs/>
                <w:sz w:val="24"/>
                <w:lang w:eastAsia="zh-CN"/>
              </w:rPr>
            </w:pPr>
            <w:r>
              <w:rPr>
                <w:rFonts w:eastAsia="宋体" w:cs="Arial"/>
                <w:iCs/>
                <w:sz w:val="24"/>
                <w:lang w:eastAsia="zh-CN"/>
              </w:rPr>
              <w:t>CO</w:t>
            </w:r>
            <w:r>
              <w:rPr>
                <w:rFonts w:eastAsia="宋体" w:cs="Arial"/>
                <w:iCs/>
                <w:sz w:val="24"/>
                <w:vertAlign w:val="subscript"/>
                <w:lang w:eastAsia="zh-CN"/>
              </w:rPr>
              <w:t>2</w:t>
            </w:r>
          </w:p>
        </w:tc>
        <w:tc>
          <w:tcPr>
            <w:tcW w:w="2147" w:type="dxa"/>
            <w:tcBorders>
              <w:top w:val="single" w:sz="12" w:space="0" w:color="363636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BD0CA" w14:textId="77777777" w:rsidR="00245CA7" w:rsidRDefault="00245CA7" w:rsidP="00E115D8">
            <w:pPr>
              <w:pStyle w:val="afb"/>
              <w:spacing w:before="0" w:line="360" w:lineRule="auto"/>
              <w:ind w:left="0"/>
              <w:jc w:val="center"/>
              <w:rPr>
                <w:rFonts w:eastAsia="宋体" w:cs="Arial"/>
                <w:iCs/>
                <w:sz w:val="24"/>
                <w:lang w:eastAsia="zh-CN"/>
              </w:rPr>
            </w:pPr>
            <w:r>
              <w:rPr>
                <w:rFonts w:eastAsia="宋体" w:cs="Arial"/>
                <w:iCs/>
                <w:sz w:val="24"/>
                <w:lang w:eastAsia="zh-CN"/>
              </w:rPr>
              <w:t>1</w:t>
            </w:r>
          </w:p>
        </w:tc>
        <w:tc>
          <w:tcPr>
            <w:tcW w:w="2112" w:type="dxa"/>
            <w:tcBorders>
              <w:top w:val="single" w:sz="12" w:space="0" w:color="363636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5A329" w14:textId="77777777" w:rsidR="00245CA7" w:rsidRDefault="00245CA7" w:rsidP="00E115D8">
            <w:pPr>
              <w:pStyle w:val="afb"/>
              <w:spacing w:before="0" w:line="360" w:lineRule="auto"/>
              <w:ind w:left="0"/>
              <w:jc w:val="center"/>
              <w:rPr>
                <w:rFonts w:eastAsia="宋体" w:cs="Arial"/>
                <w:iCs/>
                <w:sz w:val="24"/>
                <w:lang w:eastAsia="zh-CN"/>
              </w:rPr>
            </w:pPr>
            <w:r>
              <w:rPr>
                <w:rFonts w:eastAsia="宋体" w:cs="Arial"/>
                <w:iCs/>
                <w:sz w:val="24"/>
                <w:lang w:eastAsia="zh-CN"/>
              </w:rPr>
              <w:t>N</w:t>
            </w:r>
            <w:r>
              <w:rPr>
                <w:rFonts w:eastAsia="宋体" w:cs="Arial"/>
                <w:iCs/>
                <w:sz w:val="24"/>
                <w:vertAlign w:val="subscript"/>
                <w:lang w:eastAsia="zh-CN"/>
              </w:rPr>
              <w:t>2</w:t>
            </w:r>
            <w:r>
              <w:rPr>
                <w:rFonts w:eastAsia="宋体" w:cs="Arial"/>
                <w:iCs/>
                <w:sz w:val="24"/>
                <w:lang w:eastAsia="zh-CN"/>
              </w:rPr>
              <w:t>O</w:t>
            </w:r>
          </w:p>
        </w:tc>
        <w:tc>
          <w:tcPr>
            <w:tcW w:w="2110" w:type="dxa"/>
            <w:tcBorders>
              <w:top w:val="single" w:sz="12" w:space="0" w:color="363636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12433" w14:textId="77777777" w:rsidR="00245CA7" w:rsidRDefault="00245CA7" w:rsidP="00E115D8">
            <w:pPr>
              <w:pStyle w:val="afb"/>
              <w:spacing w:before="0" w:line="360" w:lineRule="auto"/>
              <w:ind w:left="0"/>
              <w:jc w:val="center"/>
              <w:rPr>
                <w:rFonts w:eastAsia="宋体" w:cs="Arial"/>
                <w:iCs/>
                <w:sz w:val="24"/>
                <w:lang w:eastAsia="zh-CN"/>
              </w:rPr>
            </w:pPr>
            <w:r>
              <w:rPr>
                <w:rFonts w:eastAsia="宋体" w:cs="Arial"/>
                <w:iCs/>
                <w:sz w:val="24"/>
                <w:lang w:eastAsia="zh-CN"/>
              </w:rPr>
              <w:t>273</w:t>
            </w:r>
          </w:p>
        </w:tc>
      </w:tr>
      <w:tr w:rsidR="00245CA7" w14:paraId="267E6377" w14:textId="77777777" w:rsidTr="00BF5541">
        <w:tc>
          <w:tcPr>
            <w:tcW w:w="2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ABF12" w14:textId="77777777" w:rsidR="00245CA7" w:rsidRDefault="00245CA7" w:rsidP="00E115D8">
            <w:pPr>
              <w:pStyle w:val="afb"/>
              <w:spacing w:before="0" w:line="360" w:lineRule="auto"/>
              <w:ind w:left="0"/>
              <w:jc w:val="center"/>
              <w:rPr>
                <w:rFonts w:eastAsia="宋体" w:cs="Arial"/>
                <w:iCs/>
                <w:sz w:val="24"/>
                <w:highlight w:val="yellow"/>
                <w:lang w:eastAsia="zh-CN"/>
              </w:rPr>
            </w:pPr>
            <w:r>
              <w:rPr>
                <w:rFonts w:eastAsia="宋体" w:cs="Arial"/>
                <w:iCs/>
                <w:sz w:val="24"/>
                <w:lang w:eastAsia="zh-CN"/>
              </w:rPr>
              <w:t>CH</w:t>
            </w:r>
            <w:r>
              <w:rPr>
                <w:rFonts w:eastAsia="宋体" w:cs="Arial"/>
                <w:iCs/>
                <w:sz w:val="24"/>
                <w:vertAlign w:val="subscript"/>
                <w:lang w:eastAsia="zh-CN"/>
              </w:rPr>
              <w:t>4</w:t>
            </w:r>
          </w:p>
        </w:tc>
        <w:tc>
          <w:tcPr>
            <w:tcW w:w="2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0D8D4" w14:textId="77777777" w:rsidR="00245CA7" w:rsidRDefault="00245CA7" w:rsidP="00E115D8">
            <w:pPr>
              <w:pStyle w:val="afb"/>
              <w:spacing w:before="0" w:line="360" w:lineRule="auto"/>
              <w:ind w:left="0"/>
              <w:jc w:val="center"/>
              <w:rPr>
                <w:rFonts w:eastAsia="宋体" w:cs="Arial"/>
                <w:iCs/>
                <w:sz w:val="24"/>
                <w:highlight w:val="yellow"/>
                <w:lang w:eastAsia="zh-CN"/>
              </w:rPr>
            </w:pPr>
            <w:r>
              <w:rPr>
                <w:rFonts w:eastAsia="宋体" w:cs="Arial"/>
                <w:iCs/>
                <w:sz w:val="24"/>
                <w:lang w:eastAsia="zh-CN"/>
              </w:rPr>
              <w:t>27.9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AF4D7" w14:textId="77777777" w:rsidR="00245CA7" w:rsidRDefault="00245CA7" w:rsidP="00E115D8">
            <w:pPr>
              <w:pStyle w:val="afb"/>
              <w:spacing w:before="0" w:line="360" w:lineRule="auto"/>
              <w:ind w:left="0"/>
              <w:jc w:val="center"/>
              <w:rPr>
                <w:rFonts w:eastAsia="宋体" w:cs="Arial"/>
                <w:iCs/>
                <w:sz w:val="24"/>
                <w:lang w:eastAsia="zh-CN"/>
              </w:rPr>
            </w:pPr>
            <w:r>
              <w:rPr>
                <w:rFonts w:eastAsia="宋体" w:cs="Arial"/>
                <w:iCs/>
                <w:sz w:val="24"/>
                <w:lang w:eastAsia="zh-CN"/>
              </w:rPr>
              <w:t>R32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F9BF1" w14:textId="77777777" w:rsidR="00245CA7" w:rsidRDefault="00245CA7" w:rsidP="00E115D8">
            <w:pPr>
              <w:pStyle w:val="afb"/>
              <w:spacing w:before="0" w:line="360" w:lineRule="auto"/>
              <w:ind w:left="0"/>
              <w:jc w:val="center"/>
              <w:rPr>
                <w:rFonts w:eastAsia="宋体" w:cs="Arial"/>
                <w:iCs/>
                <w:sz w:val="24"/>
                <w:lang w:eastAsia="zh-CN"/>
              </w:rPr>
            </w:pPr>
            <w:r>
              <w:rPr>
                <w:rFonts w:eastAsia="宋体" w:cs="Arial"/>
                <w:iCs/>
                <w:sz w:val="24"/>
                <w:lang w:eastAsia="zh-CN"/>
              </w:rPr>
              <w:t>771</w:t>
            </w:r>
          </w:p>
        </w:tc>
      </w:tr>
      <w:tr w:rsidR="00245CA7" w14:paraId="398ACEA7" w14:textId="77777777" w:rsidTr="00BF5541">
        <w:tc>
          <w:tcPr>
            <w:tcW w:w="2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A89E5" w14:textId="77777777" w:rsidR="00245CA7" w:rsidRDefault="00245CA7" w:rsidP="00E115D8">
            <w:pPr>
              <w:pStyle w:val="afb"/>
              <w:spacing w:before="0" w:line="360" w:lineRule="auto"/>
              <w:ind w:left="0"/>
              <w:jc w:val="center"/>
              <w:rPr>
                <w:rFonts w:eastAsia="宋体" w:cs="Arial"/>
                <w:iCs/>
                <w:color w:val="000000" w:themeColor="text1"/>
                <w:sz w:val="24"/>
                <w:lang w:eastAsia="zh-CN"/>
              </w:rPr>
            </w:pPr>
            <w:r>
              <w:rPr>
                <w:rFonts w:eastAsia="宋体" w:cs="Arial"/>
                <w:iCs/>
                <w:sz w:val="24"/>
                <w:lang w:eastAsia="zh-CN"/>
              </w:rPr>
              <w:t>SF</w:t>
            </w:r>
            <w:r>
              <w:rPr>
                <w:rFonts w:eastAsia="宋体" w:cs="Arial"/>
                <w:iCs/>
                <w:sz w:val="24"/>
                <w:vertAlign w:val="subscript"/>
                <w:lang w:eastAsia="zh-CN"/>
              </w:rPr>
              <w:t>6</w:t>
            </w:r>
          </w:p>
        </w:tc>
        <w:tc>
          <w:tcPr>
            <w:tcW w:w="2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902D6" w14:textId="77777777" w:rsidR="00245CA7" w:rsidRDefault="00245CA7" w:rsidP="00E115D8">
            <w:pPr>
              <w:pStyle w:val="afb"/>
              <w:spacing w:before="0" w:line="360" w:lineRule="auto"/>
              <w:ind w:left="0"/>
              <w:jc w:val="center"/>
              <w:rPr>
                <w:rFonts w:eastAsia="宋体" w:cs="Arial"/>
                <w:iCs/>
                <w:color w:val="000000" w:themeColor="text1"/>
                <w:sz w:val="24"/>
                <w:lang w:eastAsia="zh-CN"/>
              </w:rPr>
            </w:pPr>
            <w:r>
              <w:rPr>
                <w:rFonts w:eastAsia="宋体" w:cs="Arial"/>
                <w:iCs/>
                <w:sz w:val="24"/>
                <w:lang w:eastAsia="zh-CN"/>
              </w:rPr>
              <w:t>24300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EB41E" w14:textId="77777777" w:rsidR="00245CA7" w:rsidRDefault="00245CA7" w:rsidP="00E115D8">
            <w:pPr>
              <w:pStyle w:val="afb"/>
              <w:spacing w:before="0" w:line="360" w:lineRule="auto"/>
              <w:ind w:left="0"/>
              <w:jc w:val="center"/>
              <w:rPr>
                <w:rFonts w:eastAsia="宋体" w:cs="Arial"/>
                <w:iCs/>
                <w:sz w:val="24"/>
                <w:lang w:eastAsia="zh-CN"/>
              </w:rPr>
            </w:pP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0BDB6" w14:textId="77777777" w:rsidR="00245CA7" w:rsidRDefault="00245CA7" w:rsidP="00E115D8">
            <w:pPr>
              <w:pStyle w:val="afb"/>
              <w:spacing w:before="0" w:line="360" w:lineRule="auto"/>
              <w:ind w:left="0"/>
              <w:jc w:val="center"/>
              <w:rPr>
                <w:rFonts w:eastAsia="宋体" w:cs="Arial"/>
                <w:iCs/>
                <w:sz w:val="24"/>
                <w:lang w:eastAsia="zh-CN"/>
              </w:rPr>
            </w:pPr>
          </w:p>
        </w:tc>
      </w:tr>
    </w:tbl>
    <w:p w14:paraId="794014E9" w14:textId="77777777" w:rsidR="00CD41FB" w:rsidRDefault="00CD41FB" w:rsidP="00CD41FB">
      <w:pPr>
        <w:pStyle w:val="afb"/>
        <w:spacing w:before="0" w:line="360" w:lineRule="auto"/>
        <w:ind w:left="567"/>
        <w:rPr>
          <w:iCs/>
        </w:rPr>
      </w:pPr>
      <w:bookmarkStart w:id="56" w:name="_Toc204099786"/>
    </w:p>
    <w:p w14:paraId="119D368A" w14:textId="282A4905" w:rsidR="007E7D77" w:rsidRDefault="007E7D77" w:rsidP="007E7D77">
      <w:pPr>
        <w:pStyle w:val="Style2"/>
        <w:numPr>
          <w:ilvl w:val="2"/>
          <w:numId w:val="13"/>
        </w:numPr>
        <w:spacing w:line="360" w:lineRule="auto"/>
        <w:rPr>
          <w:iCs/>
        </w:rPr>
      </w:pPr>
      <w:r>
        <w:rPr>
          <w:rFonts w:hint="eastAsia"/>
          <w:iCs/>
        </w:rPr>
        <w:t>活动数据汇总表（基于位置）</w:t>
      </w:r>
      <w:bookmarkEnd w:id="56"/>
    </w:p>
    <w:tbl>
      <w:tblPr>
        <w:tblW w:w="5000" w:type="pct"/>
        <w:tblLook w:val="04A0" w:firstRow="1" w:lastRow="0" w:firstColumn="1" w:lastColumn="0" w:noHBand="0" w:noVBand="1"/>
      </w:tblPr>
      <w:tblGrid>
        <w:gridCol w:w="664"/>
        <w:gridCol w:w="645"/>
        <w:gridCol w:w="578"/>
        <w:gridCol w:w="494"/>
        <w:gridCol w:w="534"/>
        <w:gridCol w:w="595"/>
        <w:gridCol w:w="665"/>
        <w:gridCol w:w="664"/>
        <w:gridCol w:w="665"/>
        <w:gridCol w:w="678"/>
        <w:gridCol w:w="677"/>
        <w:gridCol w:w="660"/>
        <w:gridCol w:w="661"/>
        <w:gridCol w:w="882"/>
      </w:tblGrid>
      <w:tr w:rsidR="00F0250C" w:rsidRPr="003D649A" w14:paraId="3F10FA7A" w14:textId="77777777" w:rsidTr="00CD41FB">
        <w:trPr>
          <w:trHeight w:val="330"/>
        </w:trPr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5741F412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编号</w:t>
            </w:r>
          </w:p>
        </w:tc>
        <w:tc>
          <w:tcPr>
            <w:tcW w:w="47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183D2943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b/>
                <w:bCs/>
                <w:szCs w:val="20"/>
                <w:lang w:val="en-US" w:eastAsia="zh-CN"/>
              </w:rPr>
              <w:t>GHG</w:t>
            </w:r>
            <w:r w:rsidRPr="003D649A"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排放类别</w:t>
            </w:r>
          </w:p>
        </w:tc>
        <w:tc>
          <w:tcPr>
            <w:tcW w:w="33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D64B731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排放源</w:t>
            </w:r>
          </w:p>
        </w:tc>
        <w:tc>
          <w:tcPr>
            <w:tcW w:w="1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BD4DA6C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报告边界</w:t>
            </w:r>
          </w:p>
        </w:tc>
        <w:tc>
          <w:tcPr>
            <w:tcW w:w="1042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4FCC3262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活动数据</w:t>
            </w:r>
          </w:p>
        </w:tc>
        <w:tc>
          <w:tcPr>
            <w:tcW w:w="2745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67B5A893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排放量</w:t>
            </w:r>
          </w:p>
        </w:tc>
      </w:tr>
      <w:tr w:rsidR="00F0250C" w:rsidRPr="003D649A" w14:paraId="315DB00E" w14:textId="77777777" w:rsidTr="00CD41FB">
        <w:trPr>
          <w:trHeight w:val="315"/>
        </w:trPr>
        <w:tc>
          <w:tcPr>
            <w:tcW w:w="23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5E374" w14:textId="77777777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47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39768" w14:textId="77777777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33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44872" w14:textId="77777777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C2B2E" w14:textId="77777777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042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187E2" w14:textId="77777777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3BD6D2D3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b/>
                <w:bCs/>
                <w:szCs w:val="20"/>
                <w:lang w:val="en-US" w:eastAsia="zh-CN"/>
              </w:rPr>
              <w:t>CO2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3B62CDE2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b/>
                <w:bCs/>
                <w:szCs w:val="20"/>
                <w:lang w:val="en-US" w:eastAsia="zh-CN"/>
              </w:rPr>
              <w:t>CH4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588119C9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b/>
                <w:bCs/>
                <w:szCs w:val="20"/>
                <w:lang w:val="en-US" w:eastAsia="zh-CN"/>
              </w:rPr>
              <w:t>N2O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6BC7272F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b/>
                <w:bCs/>
                <w:szCs w:val="20"/>
                <w:lang w:val="en-US" w:eastAsia="zh-CN"/>
              </w:rPr>
              <w:t>HFCs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523716E1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b/>
                <w:bCs/>
                <w:szCs w:val="20"/>
                <w:lang w:val="en-US" w:eastAsia="zh-CN"/>
              </w:rPr>
              <w:t>PFCs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2675A9A7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b/>
                <w:bCs/>
                <w:szCs w:val="20"/>
                <w:lang w:val="en-US" w:eastAsia="zh-CN"/>
              </w:rPr>
              <w:t>SF6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0AFA4570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b/>
                <w:bCs/>
                <w:szCs w:val="20"/>
                <w:lang w:val="en-US" w:eastAsia="zh-CN"/>
              </w:rPr>
              <w:t>NF3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3E467E07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总量</w:t>
            </w:r>
          </w:p>
        </w:tc>
      </w:tr>
      <w:tr w:rsidR="00F0250C" w:rsidRPr="003D649A" w14:paraId="0A0D5FF8" w14:textId="77777777" w:rsidTr="00CD41FB">
        <w:trPr>
          <w:trHeight w:val="315"/>
        </w:trPr>
        <w:tc>
          <w:tcPr>
            <w:tcW w:w="23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7D6EF" w14:textId="77777777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47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D8476" w14:textId="77777777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33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F8399" w14:textId="77777777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87187" w14:textId="77777777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206825EE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数值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5683E5CA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计量单位</w:t>
            </w:r>
          </w:p>
        </w:tc>
        <w:tc>
          <w:tcPr>
            <w:tcW w:w="2745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1D13576B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b/>
                <w:bCs/>
                <w:szCs w:val="20"/>
                <w:lang w:val="en-US" w:eastAsia="zh-CN"/>
              </w:rPr>
              <w:t>tCO2e</w:t>
            </w:r>
          </w:p>
        </w:tc>
      </w:tr>
      <w:tr w:rsidR="00F0250C" w:rsidRPr="003D649A" w14:paraId="06ED2144" w14:textId="77777777" w:rsidTr="00CD41FB">
        <w:trPr>
          <w:trHeight w:val="31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E275422" w14:textId="3364A41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{%tr for item in </w:t>
            </w:r>
            <w:proofErr w:type="spellStart"/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>act_summary_loc</w:t>
            </w:r>
            <w:proofErr w:type="spellEnd"/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5D3682F" w14:textId="68174658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507FA9" w14:textId="2454E664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D3E2CCC" w14:textId="7E33CD38" w:rsidR="007E7D77" w:rsidRPr="003D649A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5493CA3" w14:textId="61B52AB2" w:rsidR="007E7D77" w:rsidRPr="003D649A" w:rsidRDefault="007E7D77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5A831B4" w14:textId="1E8B5128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0877CDC" w14:textId="38C2A6F2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8CE0626" w14:textId="1C7B1433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2CEADF5" w14:textId="58A06622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DF454CA" w14:textId="12D6E1C8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165997B" w14:textId="5171B919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1BDE432" w14:textId="218DA14D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CE803D8" w14:textId="7F0297FC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BE8395B" w14:textId="65295DDB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>item.number</w:t>
            </w:r>
            <w:proofErr w:type="spellEnd"/>
            <w:proofErr w:type="gramEnd"/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>}}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>item.emission</w:t>
            </w:r>
            <w:proofErr w:type="gramEnd"/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>_source_typ</w:t>
            </w: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lastRenderedPageBreak/>
              <w:t>e_loc</w:t>
            </w:r>
            <w:proofErr w:type="spellEnd"/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>}}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lastRenderedPageBreak/>
              <w:t>{{</w:t>
            </w:r>
            <w:proofErr w:type="spellStart"/>
            <w:proofErr w:type="gramStart"/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>_source</w:t>
            </w: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lastRenderedPageBreak/>
              <w:t>_loc</w:t>
            </w:r>
            <w:proofErr w:type="spellEnd"/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lastRenderedPageBreak/>
              <w:t xml:space="preserve">{{item. </w:t>
            </w:r>
            <w:proofErr w:type="spellStart"/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>report_boun</w:t>
            </w: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lastRenderedPageBreak/>
              <w:t>dary_loc</w:t>
            </w:r>
            <w:proofErr w:type="spellEnd"/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lastRenderedPageBreak/>
              <w:t>{{</w:t>
            </w:r>
            <w:proofErr w:type="spellStart"/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>item.act_summary_</w:t>
            </w: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lastRenderedPageBreak/>
              <w:t>loc</w:t>
            </w:r>
            <w:proofErr w:type="spellEnd"/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>}}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lastRenderedPageBreak/>
              <w:t>{{</w:t>
            </w:r>
            <w:proofErr w:type="spellStart"/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>item.act_summary_loc_u</w:t>
            </w: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lastRenderedPageBreak/>
              <w:t>nit</w:t>
            </w:r>
            <w:proofErr w:type="spellEnd"/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>}}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lastRenderedPageBreak/>
              <w:t>{{item.CO2_emissions}}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>{{item.CH4_emissions}}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>{{item.N2O_emissions}}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>item.HFCs</w:t>
            </w:r>
            <w:proofErr w:type="gramEnd"/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>_emissions</w:t>
            </w:r>
            <w:proofErr w:type="spellEnd"/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>}}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>item.PFCs</w:t>
            </w:r>
            <w:proofErr w:type="gramEnd"/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>_emissions</w:t>
            </w:r>
            <w:proofErr w:type="spellEnd"/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>}}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>{{item.SF6_emissions}}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>{{item.NF3_emissions}}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>item.total</w:t>
            </w:r>
            <w:proofErr w:type="gramEnd"/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>_green_house_gas_emissions</w:t>
            </w:r>
            <w:proofErr w:type="spellEnd"/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>}}</w:t>
            </w:r>
          </w:p>
        </w:tc>
      </w:tr>
      <w:tr w:rsidR="00F0250C" w:rsidRPr="003D649A" w14:paraId="75FC238F" w14:textId="77777777" w:rsidTr="00CD41FB">
        <w:trPr>
          <w:trHeight w:val="31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DCEB61" w14:textId="5C33D2AC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{%tr </w:t>
            </w:r>
            <w:proofErr w:type="spellStart"/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>endfor</w:t>
            </w:r>
            <w:proofErr w:type="spellEnd"/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3EB3B0" w14:textId="088D3142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8063C5" w14:textId="626645B6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A804792" w14:textId="1C3618E8" w:rsidR="007E7D77" w:rsidRPr="003D649A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6467F0F" w14:textId="0CD68196" w:rsidR="007E7D77" w:rsidRPr="003D649A" w:rsidRDefault="007E7D77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985462E" w14:textId="091F323A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8E2237D" w14:textId="5780F40B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6781E8B" w14:textId="51C040C0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93893D0" w14:textId="2FE7269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A8B59D2" w14:textId="076B068E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019D29" w14:textId="41236F20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BF71FDC" w14:textId="1E4E691E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28E1F54" w14:textId="58BE79AB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1549C48" w14:textId="596026D4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</w:tr>
      <w:tr w:rsidR="00F0250C" w:rsidRPr="003D649A" w14:paraId="56CD3C78" w14:textId="77777777" w:rsidTr="0094131D">
        <w:trPr>
          <w:trHeight w:val="360"/>
        </w:trPr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14C904F" w14:textId="77777777" w:rsidR="007E7D77" w:rsidRPr="003D649A" w:rsidRDefault="007E7D7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47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148C592" w14:textId="77777777" w:rsidR="007E7D77" w:rsidRPr="003D649A" w:rsidRDefault="007E7D7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FD05C96" w14:textId="77777777" w:rsidR="007E7D77" w:rsidRPr="003D649A" w:rsidRDefault="007E7D7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7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77C922D" w14:textId="77777777" w:rsidR="007E7D77" w:rsidRPr="003D649A" w:rsidRDefault="007E7D7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4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1009E38" w14:textId="77777777" w:rsidR="007E7D77" w:rsidRPr="003D649A" w:rsidRDefault="007E7D7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FC283F6" w14:textId="77777777" w:rsidR="007E7D77" w:rsidRPr="003D649A" w:rsidRDefault="007E7D7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4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79646"/>
            <w:noWrap/>
            <w:vAlign w:val="center"/>
          </w:tcPr>
          <w:p w14:paraId="444D685B" w14:textId="21C48F0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szCs w:val="20"/>
                <w:lang w:val="en-US" w:eastAsia="zh-CN"/>
              </w:rPr>
              <w:t>{{loc_CO2_emissions_sum_formatted}}</w:t>
            </w:r>
          </w:p>
        </w:tc>
        <w:tc>
          <w:tcPr>
            <w:tcW w:w="33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79646"/>
            <w:noWrap/>
            <w:vAlign w:val="center"/>
          </w:tcPr>
          <w:p w14:paraId="68A94BCA" w14:textId="61D6D3CE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szCs w:val="20"/>
                <w:lang w:val="en-US" w:eastAsia="zh-CN"/>
              </w:rPr>
              <w:t>{{loc_CH4_emissions_sum_formatted}}</w:t>
            </w:r>
          </w:p>
        </w:tc>
        <w:tc>
          <w:tcPr>
            <w:tcW w:w="36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79646"/>
            <w:noWrap/>
            <w:vAlign w:val="center"/>
          </w:tcPr>
          <w:p w14:paraId="41CD7154" w14:textId="20DC8B05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szCs w:val="20"/>
                <w:lang w:val="en-US" w:eastAsia="zh-CN"/>
              </w:rPr>
              <w:t>{{loc_N2O_emissions_sum_formatted}}</w:t>
            </w:r>
          </w:p>
        </w:tc>
        <w:tc>
          <w:tcPr>
            <w:tcW w:w="28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79646"/>
            <w:noWrap/>
            <w:vAlign w:val="center"/>
          </w:tcPr>
          <w:p w14:paraId="01818168" w14:textId="1A562B0F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szCs w:val="20"/>
                <w:lang w:val="en-US" w:eastAsia="zh-CN"/>
              </w:rPr>
              <w:t>{{</w:t>
            </w:r>
            <w:proofErr w:type="spellStart"/>
            <w:r w:rsidRPr="00F0250C">
              <w:rPr>
                <w:rFonts w:eastAsia="PMingLiU" w:cs="Arial"/>
                <w:szCs w:val="20"/>
                <w:lang w:val="en-US" w:eastAsia="zh-CN"/>
              </w:rPr>
              <w:t>loc_HFCs_emissions_sum_formatted</w:t>
            </w:r>
            <w:proofErr w:type="spellEnd"/>
            <w:r w:rsidRPr="00F0250C">
              <w:rPr>
                <w:rFonts w:eastAsia="PMingLiU" w:cs="Arial"/>
                <w:szCs w:val="20"/>
                <w:lang w:val="en-US" w:eastAsia="zh-CN"/>
              </w:rPr>
              <w:t>}}</w:t>
            </w:r>
          </w:p>
        </w:tc>
        <w:tc>
          <w:tcPr>
            <w:tcW w:w="26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79646"/>
            <w:noWrap/>
            <w:vAlign w:val="center"/>
          </w:tcPr>
          <w:p w14:paraId="604E16BF" w14:textId="2B52F0D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szCs w:val="20"/>
                <w:lang w:val="en-US" w:eastAsia="zh-CN"/>
              </w:rPr>
              <w:t>{{</w:t>
            </w:r>
            <w:proofErr w:type="spellStart"/>
            <w:r w:rsidRPr="00F0250C">
              <w:rPr>
                <w:rFonts w:eastAsia="PMingLiU" w:cs="Arial"/>
                <w:szCs w:val="20"/>
                <w:lang w:val="en-US" w:eastAsia="zh-CN"/>
              </w:rPr>
              <w:t>loc_PFCs_emissions_sum_formatted</w:t>
            </w:r>
            <w:proofErr w:type="spellEnd"/>
            <w:r w:rsidRPr="00F0250C">
              <w:rPr>
                <w:rFonts w:eastAsia="PMingLiU" w:cs="Arial"/>
                <w:szCs w:val="20"/>
                <w:lang w:val="en-US" w:eastAsia="zh-CN"/>
              </w:rPr>
              <w:t>}}</w:t>
            </w:r>
          </w:p>
        </w:tc>
        <w:tc>
          <w:tcPr>
            <w:tcW w:w="33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79646"/>
            <w:noWrap/>
            <w:vAlign w:val="center"/>
          </w:tcPr>
          <w:p w14:paraId="2ECB7E6C" w14:textId="309D82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szCs w:val="20"/>
                <w:lang w:val="en-US" w:eastAsia="zh-CN"/>
              </w:rPr>
              <w:t>{{loc_SF6_emissions_sum_formatted}}</w:t>
            </w:r>
          </w:p>
        </w:tc>
        <w:tc>
          <w:tcPr>
            <w:tcW w:w="22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79646"/>
            <w:noWrap/>
            <w:vAlign w:val="center"/>
          </w:tcPr>
          <w:p w14:paraId="4FBDBCCA" w14:textId="234C49D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szCs w:val="20"/>
                <w:lang w:val="en-US" w:eastAsia="zh-CN"/>
              </w:rPr>
              <w:t>{{loc_NF3_emissions_sum_formatted}}</w:t>
            </w:r>
          </w:p>
        </w:tc>
        <w:tc>
          <w:tcPr>
            <w:tcW w:w="4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79646"/>
            <w:noWrap/>
            <w:vAlign w:val="center"/>
          </w:tcPr>
          <w:p w14:paraId="3D007D21" w14:textId="6497E94B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szCs w:val="20"/>
                <w:lang w:val="en-US" w:eastAsia="zh-CN"/>
              </w:rPr>
              <w:t>{{</w:t>
            </w:r>
            <w:proofErr w:type="spellStart"/>
            <w:r w:rsidRPr="00F0250C">
              <w:rPr>
                <w:rFonts w:eastAsia="PMingLiU" w:cs="Arial"/>
                <w:szCs w:val="20"/>
                <w:lang w:val="en-US" w:eastAsia="zh-CN"/>
              </w:rPr>
              <w:t>loc_total_green_house_gas_emissions_sum_formatted</w:t>
            </w:r>
            <w:proofErr w:type="spellEnd"/>
            <w:r w:rsidRPr="00F0250C">
              <w:rPr>
                <w:rFonts w:eastAsia="PMingLiU" w:cs="Arial"/>
                <w:szCs w:val="20"/>
                <w:lang w:val="en-US" w:eastAsia="zh-CN"/>
              </w:rPr>
              <w:t>}}</w:t>
            </w:r>
          </w:p>
        </w:tc>
      </w:tr>
    </w:tbl>
    <w:p w14:paraId="1A95AD80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7B2DBC2C" w14:textId="77777777" w:rsidR="007E7D77" w:rsidRDefault="007E7D77" w:rsidP="007E7D77">
      <w:pPr>
        <w:pStyle w:val="Style2"/>
        <w:numPr>
          <w:ilvl w:val="2"/>
          <w:numId w:val="13"/>
        </w:numPr>
        <w:spacing w:line="360" w:lineRule="auto"/>
        <w:rPr>
          <w:iCs/>
        </w:rPr>
      </w:pPr>
      <w:bookmarkStart w:id="57" w:name="_Toc204099787"/>
      <w:r>
        <w:rPr>
          <w:rFonts w:hint="eastAsia"/>
          <w:iCs/>
        </w:rPr>
        <w:t>活动数据汇总表（基于市场）</w:t>
      </w:r>
      <w:bookmarkEnd w:id="57"/>
    </w:p>
    <w:tbl>
      <w:tblPr>
        <w:tblW w:w="5000" w:type="pct"/>
        <w:tblLook w:val="04A0" w:firstRow="1" w:lastRow="0" w:firstColumn="1" w:lastColumn="0" w:noHBand="0" w:noVBand="1"/>
      </w:tblPr>
      <w:tblGrid>
        <w:gridCol w:w="662"/>
        <w:gridCol w:w="644"/>
        <w:gridCol w:w="579"/>
        <w:gridCol w:w="497"/>
        <w:gridCol w:w="536"/>
        <w:gridCol w:w="596"/>
        <w:gridCol w:w="666"/>
        <w:gridCol w:w="664"/>
        <w:gridCol w:w="666"/>
        <w:gridCol w:w="678"/>
        <w:gridCol w:w="677"/>
        <w:gridCol w:w="660"/>
        <w:gridCol w:w="661"/>
        <w:gridCol w:w="876"/>
      </w:tblGrid>
      <w:tr w:rsidR="007700F0" w:rsidRPr="003D649A" w14:paraId="5BE43AA5" w14:textId="77777777" w:rsidTr="00CD41FB">
        <w:trPr>
          <w:trHeight w:val="330"/>
        </w:trPr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2498D86D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编号</w:t>
            </w:r>
          </w:p>
        </w:tc>
        <w:tc>
          <w:tcPr>
            <w:tcW w:w="47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16B38B91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b/>
                <w:bCs/>
                <w:szCs w:val="20"/>
                <w:lang w:val="en-US" w:eastAsia="zh-CN"/>
              </w:rPr>
              <w:t>GHG</w:t>
            </w:r>
            <w:r w:rsidRPr="003D649A"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排放类别</w:t>
            </w:r>
          </w:p>
        </w:tc>
        <w:tc>
          <w:tcPr>
            <w:tcW w:w="33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0FDF579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排放源</w:t>
            </w:r>
          </w:p>
        </w:tc>
        <w:tc>
          <w:tcPr>
            <w:tcW w:w="1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9BED47C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报告边界</w:t>
            </w:r>
          </w:p>
        </w:tc>
        <w:tc>
          <w:tcPr>
            <w:tcW w:w="1042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18EA755D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活动数据</w:t>
            </w:r>
          </w:p>
        </w:tc>
        <w:tc>
          <w:tcPr>
            <w:tcW w:w="2745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75A5275E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排放量</w:t>
            </w:r>
          </w:p>
        </w:tc>
      </w:tr>
      <w:tr w:rsidR="007700F0" w:rsidRPr="003D649A" w14:paraId="3A7DC771" w14:textId="77777777" w:rsidTr="00CD41FB">
        <w:trPr>
          <w:trHeight w:val="315"/>
        </w:trPr>
        <w:tc>
          <w:tcPr>
            <w:tcW w:w="23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AA6FA" w14:textId="77777777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47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4B941" w14:textId="77777777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33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3FD28" w14:textId="77777777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3BBD4" w14:textId="77777777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042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974C2" w14:textId="77777777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50B0E78E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b/>
                <w:bCs/>
                <w:szCs w:val="20"/>
                <w:lang w:val="en-US" w:eastAsia="zh-CN"/>
              </w:rPr>
              <w:t>CO2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2DB00B74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b/>
                <w:bCs/>
                <w:szCs w:val="20"/>
                <w:lang w:val="en-US" w:eastAsia="zh-CN"/>
              </w:rPr>
              <w:t>CH4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55B424F3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b/>
                <w:bCs/>
                <w:szCs w:val="20"/>
                <w:lang w:val="en-US" w:eastAsia="zh-CN"/>
              </w:rPr>
              <w:t>N2O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7AFA66E0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b/>
                <w:bCs/>
                <w:szCs w:val="20"/>
                <w:lang w:val="en-US" w:eastAsia="zh-CN"/>
              </w:rPr>
              <w:t>HFCs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73498F17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b/>
                <w:bCs/>
                <w:szCs w:val="20"/>
                <w:lang w:val="en-US" w:eastAsia="zh-CN"/>
              </w:rPr>
              <w:t>PFCs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68035EF6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b/>
                <w:bCs/>
                <w:szCs w:val="20"/>
                <w:lang w:val="en-US" w:eastAsia="zh-CN"/>
              </w:rPr>
              <w:t>SF6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645EFC13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b/>
                <w:bCs/>
                <w:szCs w:val="20"/>
                <w:lang w:val="en-US" w:eastAsia="zh-CN"/>
              </w:rPr>
              <w:t>NF3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2AF956A5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总量</w:t>
            </w:r>
          </w:p>
        </w:tc>
      </w:tr>
      <w:tr w:rsidR="007700F0" w:rsidRPr="003D649A" w14:paraId="64A0931A" w14:textId="77777777" w:rsidTr="00CD41FB">
        <w:trPr>
          <w:trHeight w:val="315"/>
        </w:trPr>
        <w:tc>
          <w:tcPr>
            <w:tcW w:w="23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9092E" w14:textId="77777777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47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1D5FF" w14:textId="77777777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33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B5886" w14:textId="77777777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FF20F" w14:textId="77777777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40B5FA13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数值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20476F77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计量单位</w:t>
            </w:r>
          </w:p>
        </w:tc>
        <w:tc>
          <w:tcPr>
            <w:tcW w:w="2745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6F8BE36C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b/>
                <w:bCs/>
                <w:szCs w:val="20"/>
                <w:lang w:val="en-US" w:eastAsia="zh-CN"/>
              </w:rPr>
              <w:t>tCO2e</w:t>
            </w:r>
          </w:p>
        </w:tc>
      </w:tr>
      <w:tr w:rsidR="007700F0" w:rsidRPr="003D649A" w14:paraId="2F93D746" w14:textId="77777777" w:rsidTr="00CD41FB">
        <w:trPr>
          <w:trHeight w:val="31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3849CC" w14:textId="15A0710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{%tr for item in </w:t>
            </w:r>
            <w:proofErr w:type="spellStart"/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act_summary_mar</w:t>
            </w:r>
            <w:proofErr w:type="spellEnd"/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D7412E4" w14:textId="4D074E95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05915D" w14:textId="218D83D5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5A68323" w14:textId="072B41F2" w:rsidR="007E7D77" w:rsidRPr="003D649A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001B434" w14:textId="4378AA54" w:rsidR="007E7D77" w:rsidRPr="003D649A" w:rsidRDefault="007E7D77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C6AE43C" w14:textId="6ECCD79E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BC2DE97" w14:textId="7DF30326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DE20604" w14:textId="590DB559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0DCC61" w14:textId="7496D246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661B5" w14:textId="6BD56529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9BF26A2" w14:textId="44A79394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539F271" w14:textId="7095FA13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B168781" w14:textId="31179403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A595161" w14:textId="538BB124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item.number</w:t>
            </w:r>
            <w:proofErr w:type="spellEnd"/>
            <w:proofErr w:type="gramEnd"/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}}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item.emission</w:t>
            </w:r>
            <w:proofErr w:type="gramEnd"/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_source_type_mar</w:t>
            </w:r>
            <w:proofErr w:type="spellEnd"/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}}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item.emission</w:t>
            </w:r>
            <w:proofErr w:type="gramEnd"/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_source_mar</w:t>
            </w:r>
            <w:proofErr w:type="spellEnd"/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}}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{{item. </w:t>
            </w:r>
            <w:proofErr w:type="spellStart"/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report_boundary_mar</w:t>
            </w:r>
            <w:proofErr w:type="spellEnd"/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}}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{{</w:t>
            </w:r>
            <w:proofErr w:type="spellStart"/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item.act_summary_mar</w:t>
            </w:r>
            <w:proofErr w:type="spellEnd"/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}}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{{</w:t>
            </w:r>
            <w:proofErr w:type="spellStart"/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item.act_summary_mar_unit</w:t>
            </w:r>
            <w:proofErr w:type="spellEnd"/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}}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{{item.CO2_emissions}}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{{item.CH4_emissions}}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{{item.N2O_emissions}}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item.HFCs</w:t>
            </w:r>
            <w:proofErr w:type="gramEnd"/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_emissions</w:t>
            </w:r>
            <w:proofErr w:type="spellEnd"/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}}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item.PFCs</w:t>
            </w:r>
            <w:proofErr w:type="gramEnd"/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_emissions</w:t>
            </w:r>
            <w:proofErr w:type="spellEnd"/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}}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{{item.SF6_emissions}}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{{item.NF3_emissions}}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item.total</w:t>
            </w:r>
            <w:proofErr w:type="gramEnd"/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_green_house_gas_emissions</w:t>
            </w:r>
            <w:proofErr w:type="spellEnd"/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}}</w:t>
            </w:r>
          </w:p>
        </w:tc>
      </w:tr>
      <w:tr w:rsidR="007700F0" w:rsidRPr="003D649A" w14:paraId="7028AEB7" w14:textId="77777777" w:rsidTr="00CD41FB">
        <w:trPr>
          <w:trHeight w:val="31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7CD8E48" w14:textId="00ECD8D5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{%tr </w:t>
            </w:r>
            <w:proofErr w:type="spellStart"/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endfor</w:t>
            </w:r>
            <w:proofErr w:type="spellEnd"/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D8387F" w14:textId="418FBE97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FC3FE6" w14:textId="17F232B3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02C1346" w14:textId="6A569DD7" w:rsidR="007E7D77" w:rsidRPr="003D649A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5EC5186" w14:textId="579781AD" w:rsidR="007E7D77" w:rsidRPr="003D649A" w:rsidRDefault="007E7D77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6006D81" w14:textId="4AC08ABE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975AFF4" w14:textId="1C963D76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2EBDF10" w14:textId="7491E8A0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DD91DDC" w14:textId="12DAF266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D5B71D7" w14:textId="03B005CB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82B14AE" w14:textId="5F48B762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7C52D4F" w14:textId="35858B96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267D7DD" w14:textId="69928858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4D0FA8C" w14:textId="792DB555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</w:tr>
      <w:tr w:rsidR="007700F0" w:rsidRPr="003D649A" w14:paraId="29E7D1EE" w14:textId="77777777" w:rsidTr="007700F0">
        <w:trPr>
          <w:trHeight w:val="360"/>
        </w:trPr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75C797B7" w14:textId="1EC5B8D7" w:rsidR="007E7D77" w:rsidRPr="003D649A" w:rsidRDefault="007E7D7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47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051447D6" w14:textId="1C986E21" w:rsidR="007E7D77" w:rsidRPr="003D649A" w:rsidRDefault="007E7D7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7614960F" w14:textId="49D5728D" w:rsidR="007E7D77" w:rsidRPr="003D649A" w:rsidRDefault="007E7D7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ECDBBEE" w14:textId="1827CC4D" w:rsidR="007E7D77" w:rsidRPr="003D649A" w:rsidRDefault="007E7D7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54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05AF6451" w14:textId="02ABE975" w:rsidR="007E7D77" w:rsidRPr="003D649A" w:rsidRDefault="007E7D7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34A83C83" w14:textId="2B554E5C" w:rsidR="007E7D77" w:rsidRPr="003D649A" w:rsidRDefault="007E7D7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79646"/>
            <w:noWrap/>
            <w:vAlign w:val="center"/>
          </w:tcPr>
          <w:p w14:paraId="35263333" w14:textId="194D26D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szCs w:val="20"/>
                <w:lang w:val="en-US" w:eastAsia="zh-CN"/>
              </w:rPr>
              <w:t>{{mar_CO2_emissions_sum_formatted}}</w:t>
            </w:r>
          </w:p>
        </w:tc>
        <w:tc>
          <w:tcPr>
            <w:tcW w:w="33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79646"/>
            <w:noWrap/>
            <w:vAlign w:val="center"/>
          </w:tcPr>
          <w:p w14:paraId="1586FB8E" w14:textId="22232C53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szCs w:val="20"/>
                <w:lang w:val="en-US" w:eastAsia="zh-CN"/>
              </w:rPr>
              <w:t>{{mar_CH4_emissions_sum_formatted}}</w:t>
            </w:r>
          </w:p>
        </w:tc>
        <w:tc>
          <w:tcPr>
            <w:tcW w:w="36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79646"/>
            <w:noWrap/>
            <w:vAlign w:val="center"/>
          </w:tcPr>
          <w:p w14:paraId="766D29C2" w14:textId="03E60CA1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szCs w:val="20"/>
                <w:lang w:val="en-US" w:eastAsia="zh-CN"/>
              </w:rPr>
              <w:t>{{mar_N2O_emissions_sum_formatted}}</w:t>
            </w:r>
          </w:p>
        </w:tc>
        <w:tc>
          <w:tcPr>
            <w:tcW w:w="28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79646"/>
            <w:noWrap/>
            <w:vAlign w:val="center"/>
          </w:tcPr>
          <w:p w14:paraId="54E7FA00" w14:textId="1999129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szCs w:val="20"/>
                <w:lang w:val="en-US" w:eastAsia="zh-CN"/>
              </w:rPr>
              <w:t>{{</w:t>
            </w:r>
            <w:proofErr w:type="spellStart"/>
            <w:r w:rsidRPr="007700F0">
              <w:rPr>
                <w:rFonts w:eastAsia="PMingLiU" w:cs="Arial"/>
                <w:szCs w:val="20"/>
                <w:lang w:val="en-US" w:eastAsia="zh-CN"/>
              </w:rPr>
              <w:t>mar_HFCs_emissions_sum_formatted</w:t>
            </w:r>
            <w:proofErr w:type="spellEnd"/>
            <w:r w:rsidRPr="007700F0">
              <w:rPr>
                <w:rFonts w:eastAsia="PMingLiU" w:cs="Arial"/>
                <w:szCs w:val="20"/>
                <w:lang w:val="en-US" w:eastAsia="zh-CN"/>
              </w:rPr>
              <w:t>}}</w:t>
            </w:r>
          </w:p>
        </w:tc>
        <w:tc>
          <w:tcPr>
            <w:tcW w:w="26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79646"/>
            <w:noWrap/>
            <w:vAlign w:val="center"/>
          </w:tcPr>
          <w:p w14:paraId="626EBC06" w14:textId="03CF5E1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szCs w:val="20"/>
                <w:lang w:val="en-US" w:eastAsia="zh-CN"/>
              </w:rPr>
              <w:t>{{</w:t>
            </w:r>
            <w:proofErr w:type="spellStart"/>
            <w:r w:rsidRPr="007700F0">
              <w:rPr>
                <w:rFonts w:eastAsia="PMingLiU" w:cs="Arial"/>
                <w:szCs w:val="20"/>
                <w:lang w:val="en-US" w:eastAsia="zh-CN"/>
              </w:rPr>
              <w:t>mar_PFCs_emissions_sum_formatted</w:t>
            </w:r>
            <w:proofErr w:type="spellEnd"/>
            <w:r w:rsidRPr="007700F0">
              <w:rPr>
                <w:rFonts w:eastAsia="PMingLiU" w:cs="Arial"/>
                <w:szCs w:val="20"/>
                <w:lang w:val="en-US" w:eastAsia="zh-CN"/>
              </w:rPr>
              <w:t>}}</w:t>
            </w:r>
          </w:p>
        </w:tc>
        <w:tc>
          <w:tcPr>
            <w:tcW w:w="33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79646"/>
            <w:noWrap/>
            <w:vAlign w:val="center"/>
          </w:tcPr>
          <w:p w14:paraId="4D300CD8" w14:textId="066BF57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szCs w:val="20"/>
                <w:lang w:val="en-US" w:eastAsia="zh-CN"/>
              </w:rPr>
              <w:t>{{mar_SF6_emissions_sum_formatted}}</w:t>
            </w:r>
          </w:p>
        </w:tc>
        <w:tc>
          <w:tcPr>
            <w:tcW w:w="22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79646"/>
            <w:noWrap/>
            <w:vAlign w:val="center"/>
          </w:tcPr>
          <w:p w14:paraId="47698C11" w14:textId="4ADFFB5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szCs w:val="20"/>
                <w:lang w:val="en-US" w:eastAsia="zh-CN"/>
              </w:rPr>
              <w:t>{{mar_NF3_emissions_sum_formatted}}</w:t>
            </w:r>
          </w:p>
        </w:tc>
        <w:tc>
          <w:tcPr>
            <w:tcW w:w="4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79646"/>
            <w:noWrap/>
            <w:vAlign w:val="center"/>
          </w:tcPr>
          <w:p w14:paraId="372F3A99" w14:textId="6C232861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szCs w:val="20"/>
                <w:lang w:val="en-US" w:eastAsia="zh-CN"/>
              </w:rPr>
              <w:t>{{</w:t>
            </w:r>
            <w:proofErr w:type="spellStart"/>
            <w:r w:rsidRPr="007700F0">
              <w:rPr>
                <w:rFonts w:eastAsia="PMingLiU" w:cs="Arial"/>
                <w:szCs w:val="20"/>
                <w:lang w:val="en-US" w:eastAsia="zh-CN"/>
              </w:rPr>
              <w:t>mar_total_green_house_gas_emissions_sum_formatted</w:t>
            </w:r>
            <w:proofErr w:type="spellEnd"/>
            <w:r w:rsidRPr="007700F0">
              <w:rPr>
                <w:rFonts w:eastAsia="PMingLiU" w:cs="Arial"/>
                <w:szCs w:val="20"/>
                <w:lang w:val="en-US" w:eastAsia="zh-CN"/>
              </w:rPr>
              <w:t>}}</w:t>
            </w:r>
          </w:p>
        </w:tc>
      </w:tr>
    </w:tbl>
    <w:p w14:paraId="3D6D62D7" w14:textId="77777777" w:rsidR="007E7D77" w:rsidRDefault="007E7D77" w:rsidP="007E7D77">
      <w:pPr>
        <w:spacing w:before="0" w:line="360" w:lineRule="auto"/>
        <w:rPr>
          <w:rFonts w:eastAsia="宋体" w:cs="Arial"/>
          <w:iCs/>
          <w:sz w:val="24"/>
          <w:lang w:eastAsia="zh-CN"/>
        </w:rPr>
      </w:pPr>
    </w:p>
    <w:p w14:paraId="2875A19B" w14:textId="77777777" w:rsidR="007E7D77" w:rsidRDefault="007E7D77" w:rsidP="007E7D77">
      <w:pPr>
        <w:pStyle w:val="Style2"/>
        <w:numPr>
          <w:ilvl w:val="2"/>
          <w:numId w:val="13"/>
        </w:numPr>
        <w:spacing w:line="360" w:lineRule="auto"/>
        <w:rPr>
          <w:iCs/>
        </w:rPr>
      </w:pPr>
      <w:bookmarkStart w:id="58" w:name="_Toc204099788"/>
      <w:r>
        <w:rPr>
          <w:rFonts w:hint="eastAsia"/>
          <w:iCs/>
        </w:rPr>
        <w:t>排放因子汇总表</w:t>
      </w:r>
      <w:bookmarkEnd w:id="58"/>
    </w:p>
    <w:p w14:paraId="43C5866F" w14:textId="6FA7D456" w:rsidR="007E7D77" w:rsidRDefault="00C70420" w:rsidP="007E7D77">
      <w:pPr>
        <w:pStyle w:val="afb"/>
        <w:numPr>
          <w:ilvl w:val="0"/>
          <w:numId w:val="19"/>
        </w:numPr>
        <w:spacing w:before="0" w:line="360" w:lineRule="auto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范围</w:t>
      </w:r>
      <w:proofErr w:type="gramStart"/>
      <w:r>
        <w:rPr>
          <w:rFonts w:eastAsia="宋体" w:cs="Arial" w:hint="eastAsia"/>
          <w:iCs/>
          <w:sz w:val="24"/>
          <w:lang w:eastAsia="zh-CN"/>
        </w:rPr>
        <w:t>一</w:t>
      </w:r>
      <w:proofErr w:type="gramEnd"/>
      <w:r>
        <w:rPr>
          <w:rFonts w:eastAsia="宋体" w:cs="Arial" w:hint="eastAsia"/>
          <w:iCs/>
          <w:sz w:val="24"/>
          <w:lang w:eastAsia="zh-CN"/>
        </w:rPr>
        <w:t xml:space="preserve"> </w:t>
      </w:r>
      <w:r w:rsidR="007E7D77">
        <w:rPr>
          <w:rFonts w:eastAsia="宋体" w:cs="Arial" w:hint="eastAsia"/>
          <w:iCs/>
          <w:sz w:val="24"/>
          <w:lang w:eastAsia="zh-CN"/>
        </w:rPr>
        <w:t>固定燃烧、移动燃烧排放因子表</w:t>
      </w:r>
    </w:p>
    <w:tbl>
      <w:tblPr>
        <w:tblW w:w="9062" w:type="dxa"/>
        <w:tblLook w:val="04A0" w:firstRow="1" w:lastRow="0" w:firstColumn="1" w:lastColumn="0" w:noHBand="0" w:noVBand="1"/>
      </w:tblPr>
      <w:tblGrid>
        <w:gridCol w:w="845"/>
        <w:gridCol w:w="772"/>
        <w:gridCol w:w="682"/>
        <w:gridCol w:w="702"/>
        <w:gridCol w:w="463"/>
        <w:gridCol w:w="631"/>
        <w:gridCol w:w="612"/>
        <w:gridCol w:w="755"/>
        <w:gridCol w:w="753"/>
        <w:gridCol w:w="755"/>
        <w:gridCol w:w="698"/>
        <w:gridCol w:w="696"/>
        <w:gridCol w:w="698"/>
      </w:tblGrid>
      <w:tr w:rsidR="00E311DD" w14:paraId="24542D8C" w14:textId="77777777" w:rsidTr="00E311DD">
        <w:trPr>
          <w:trHeight w:val="315"/>
        </w:trPr>
        <w:tc>
          <w:tcPr>
            <w:tcW w:w="6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0BC322F9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Cs w:val="20"/>
                <w:lang w:val="en-US" w:eastAsia="zh-CN"/>
              </w:rPr>
              <w:t>编号</w:t>
            </w:r>
          </w:p>
        </w:tc>
        <w:tc>
          <w:tcPr>
            <w:tcW w:w="7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58216B58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color w:val="FFFFFF"/>
                <w:szCs w:val="20"/>
                <w:lang w:val="en-US" w:eastAsia="zh-CN"/>
              </w:rPr>
              <w:t>排放类别</w:t>
            </w:r>
          </w:p>
        </w:tc>
        <w:tc>
          <w:tcPr>
            <w:tcW w:w="7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151FF45A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Cs w:val="20"/>
                <w:lang w:val="en-US" w:eastAsia="zh-CN"/>
              </w:rPr>
              <w:t>排放源</w:t>
            </w:r>
          </w:p>
        </w:tc>
        <w:tc>
          <w:tcPr>
            <w:tcW w:w="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05EDCAF5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Cs w:val="20"/>
                <w:lang w:val="en-US" w:eastAsia="zh-CN"/>
              </w:rPr>
              <w:t>设施</w:t>
            </w:r>
          </w:p>
        </w:tc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0E8FDD91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低位发热量</w:t>
            </w:r>
          </w:p>
        </w:tc>
        <w:tc>
          <w:tcPr>
            <w:tcW w:w="6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4033BEDF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Cs w:val="20"/>
                <w:lang w:val="en-US" w:eastAsia="zh-CN"/>
              </w:rPr>
              <w:t>单位</w:t>
            </w:r>
          </w:p>
        </w:tc>
        <w:tc>
          <w:tcPr>
            <w:tcW w:w="6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1C2E3786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氧化率</w:t>
            </w:r>
          </w:p>
        </w:tc>
        <w:tc>
          <w:tcPr>
            <w:tcW w:w="227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3414C03C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基于热值排放系数，t GHG/GJ</w:t>
            </w:r>
          </w:p>
        </w:tc>
        <w:tc>
          <w:tcPr>
            <w:tcW w:w="210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1B1F8C40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排放因子，t GHG/10000m³</w:t>
            </w:r>
          </w:p>
        </w:tc>
      </w:tr>
      <w:tr w:rsidR="00E311DD" w14:paraId="079A5EC3" w14:textId="77777777" w:rsidTr="00E311DD">
        <w:trPr>
          <w:trHeight w:val="315"/>
        </w:trPr>
        <w:tc>
          <w:tcPr>
            <w:tcW w:w="6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41379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7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BEAF7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7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1CFB0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95121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A2FB0" w14:textId="77777777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6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43E77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D38AB" w14:textId="77777777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227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6D53BF00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IPCC-2006缺省值</w:t>
            </w:r>
          </w:p>
        </w:tc>
        <w:tc>
          <w:tcPr>
            <w:tcW w:w="210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40D35CC2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计算值</w:t>
            </w:r>
          </w:p>
        </w:tc>
      </w:tr>
      <w:tr w:rsidR="00E311DD" w14:paraId="2DF268FA" w14:textId="77777777" w:rsidTr="00E311DD">
        <w:trPr>
          <w:trHeight w:val="315"/>
        </w:trPr>
        <w:tc>
          <w:tcPr>
            <w:tcW w:w="6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221FA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7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E4412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7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62E9F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7598F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2A83ADF3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Cs w:val="20"/>
                <w:lang w:val="en-US" w:eastAsia="zh-CN"/>
              </w:rPr>
              <w:t>企业温室气体排放核算与报告指南</w:t>
            </w:r>
            <w:r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 xml:space="preserve"> </w:t>
            </w:r>
            <w:r>
              <w:rPr>
                <w:rFonts w:ascii="宋体" w:eastAsia="宋体" w:hAnsi="宋体" w:cs="Arial" w:hint="eastAsia"/>
                <w:b/>
                <w:bCs/>
                <w:color w:val="FFFFFF"/>
                <w:szCs w:val="20"/>
                <w:lang w:val="en-US" w:eastAsia="zh-CN"/>
              </w:rPr>
              <w:t>钢铁行业</w:t>
            </w:r>
          </w:p>
        </w:tc>
        <w:tc>
          <w:tcPr>
            <w:tcW w:w="6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50571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739E826F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Cs w:val="20"/>
                <w:lang w:val="en-US" w:eastAsia="zh-CN"/>
              </w:rPr>
              <w:t>企业温室气体排放核算与报告指南</w:t>
            </w:r>
            <w:r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 xml:space="preserve"> </w:t>
            </w:r>
            <w:r>
              <w:rPr>
                <w:rFonts w:ascii="宋体" w:eastAsia="宋体" w:hAnsi="宋体" w:cs="Arial" w:hint="eastAsia"/>
                <w:b/>
                <w:bCs/>
                <w:color w:val="FFFFFF"/>
                <w:szCs w:val="20"/>
                <w:lang w:val="en-US" w:eastAsia="zh-CN"/>
              </w:rPr>
              <w:t>钢铁行业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22FED9FB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25FD3D30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7F212D74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O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36D9C53C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5B705FA5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4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01121669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O</w:t>
            </w:r>
          </w:p>
        </w:tc>
      </w:tr>
      <w:tr w:rsidR="00E311DD" w14:paraId="069FAA8C" w14:textId="77777777" w:rsidTr="00E311DD">
        <w:trPr>
          <w:trHeight w:val="413"/>
        </w:trPr>
        <w:tc>
          <w:tcPr>
            <w:tcW w:w="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7B20674" w14:textId="57D10AEE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>
              <w:t xml:space="preserve">{%tr for item in </w:t>
            </w:r>
            <w:proofErr w:type="spellStart"/>
            <w:r>
              <w:t>emission_factor_combustion_items</w:t>
            </w:r>
            <w:proofErr w:type="spellEnd"/>
            <w:r>
              <w:t xml:space="preserve"> %}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AE67FF" w14:textId="5587C963" w:rsidR="007E7D77" w:rsidRDefault="007E7D7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4D86752" w14:textId="630F1AE6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008BC9" w14:textId="5D7816CA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FF4D13" w14:textId="35998460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53CAE71" w14:textId="176C6CE0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3FCE509" w14:textId="48FC7049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7EB8F1E" w14:textId="3ABB92D3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2DE4DB0" w14:textId="09707816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5571FF9" w14:textId="48233336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724E6D" w14:textId="14136C02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E378391" w14:textId="6E6AD8FE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BF0E97" w14:textId="6EFCAC4C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  <w:tr w:rsidR="00E311DD" w14:paraId="0753C2F9" w14:textId="77777777" w:rsidTr="00E311DD">
        <w:trPr>
          <w:trHeight w:val="413"/>
        </w:trPr>
        <w:tc>
          <w:tcPr>
            <w:tcW w:w="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65E81B8" w14:textId="6AA91B26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>item.number</w:t>
            </w:r>
            <w:proofErr w:type="spellEnd"/>
            <w:proofErr w:type="gramEnd"/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A346E9" w14:textId="562A5DA7" w:rsidR="007E7D77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>_source_type_dir</w:t>
            </w:r>
            <w:proofErr w:type="spellEnd"/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CE43508" w14:textId="7DACF9CD" w:rsidR="007E7D77" w:rsidRPr="000D088C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>_source_dir</w:t>
            </w:r>
            <w:proofErr w:type="spellEnd"/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9D34C52" w14:textId="2EA07811" w:rsidR="007E7D77" w:rsidRPr="000D088C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>_facilities_dir</w:t>
            </w:r>
            <w:proofErr w:type="spellEnd"/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23CC84" w14:textId="3DA70B84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spellStart"/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>item.ncv_dir</w:t>
            </w:r>
            <w:proofErr w:type="spellEnd"/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69BEEA" w14:textId="254D24F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>_unit_dir</w:t>
            </w:r>
            <w:proofErr w:type="spellEnd"/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CE047B" w14:textId="69F47D7E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>_oa_dir</w:t>
            </w:r>
            <w:proofErr w:type="spellEnd"/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8EA49E" w14:textId="2CEC6D12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>{{item.CO2_emission_cv_factor}}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4E3B9B" w14:textId="006D1FB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>{{item.CH4_emission_cv_factor}}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518D0B" w14:textId="0B45FC71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>{{item.N2O_emission_cv_factor}}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9C8969" w14:textId="0D92DA9A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>{{item.CO2_emission_factor}}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502D46" w14:textId="5B5864DF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>{{item.CH4_emission_factor}}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7E5D61C" w14:textId="4FDC991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>{{item.N2O_emission_factor}}</w:t>
            </w:r>
          </w:p>
        </w:tc>
      </w:tr>
      <w:tr w:rsidR="00E311DD" w14:paraId="1A02CAF6" w14:textId="77777777" w:rsidTr="00E311DD">
        <w:trPr>
          <w:trHeight w:val="413"/>
        </w:trPr>
        <w:tc>
          <w:tcPr>
            <w:tcW w:w="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36B72EB" w14:textId="0648FD91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lastRenderedPageBreak/>
              <w:t xml:space="preserve">{%tr </w:t>
            </w:r>
            <w:proofErr w:type="spellStart"/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>endfor</w:t>
            </w:r>
            <w:proofErr w:type="spellEnd"/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C247E82" w14:textId="6C6371E5" w:rsidR="007E7D77" w:rsidRDefault="007E7D7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F161299" w14:textId="59855D91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CD45B76" w14:textId="3CF336AD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9C59C94" w14:textId="35FCC3E0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D14A406" w14:textId="532E659B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BE52DE1" w14:textId="34198C76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21DF750" w14:textId="18EC1620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2A5AB74" w14:textId="22685E08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AF507E" w14:textId="7AE0F01C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AFB2F7" w14:textId="70EACDAA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7716242" w14:textId="12DE302C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D33E1E" w14:textId="585D6AFC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</w:tbl>
    <w:p w14:paraId="1BC7A3CA" w14:textId="77777777" w:rsidR="00C70420" w:rsidRDefault="00C70420" w:rsidP="00C70420">
      <w:pPr>
        <w:pStyle w:val="afb"/>
        <w:spacing w:before="0" w:line="360" w:lineRule="auto"/>
        <w:ind w:left="440"/>
        <w:rPr>
          <w:rFonts w:eastAsia="宋体" w:cs="Arial"/>
          <w:iCs/>
          <w:sz w:val="24"/>
          <w:lang w:eastAsia="zh-CN"/>
        </w:rPr>
      </w:pPr>
    </w:p>
    <w:p w14:paraId="69491331" w14:textId="03A5B820" w:rsidR="007E7D77" w:rsidRDefault="00C70420" w:rsidP="007E7D77">
      <w:pPr>
        <w:pStyle w:val="afb"/>
        <w:numPr>
          <w:ilvl w:val="0"/>
          <w:numId w:val="19"/>
        </w:numPr>
        <w:spacing w:before="0" w:line="360" w:lineRule="auto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范围</w:t>
      </w:r>
      <w:proofErr w:type="gramStart"/>
      <w:r>
        <w:rPr>
          <w:rFonts w:eastAsia="宋体" w:cs="Arial" w:hint="eastAsia"/>
          <w:iCs/>
          <w:sz w:val="24"/>
          <w:lang w:eastAsia="zh-CN"/>
        </w:rPr>
        <w:t>一</w:t>
      </w:r>
      <w:proofErr w:type="gramEnd"/>
      <w:r>
        <w:rPr>
          <w:rFonts w:eastAsia="宋体" w:cs="Arial" w:hint="eastAsia"/>
          <w:iCs/>
          <w:sz w:val="24"/>
          <w:lang w:eastAsia="zh-CN"/>
        </w:rPr>
        <w:t xml:space="preserve"> </w:t>
      </w:r>
      <w:proofErr w:type="gramStart"/>
      <w:r w:rsidR="007E7D77">
        <w:rPr>
          <w:rFonts w:eastAsia="宋体" w:cs="Arial" w:hint="eastAsia"/>
          <w:iCs/>
          <w:sz w:val="24"/>
          <w:lang w:eastAsia="zh-CN"/>
        </w:rPr>
        <w:t>制程排放</w:t>
      </w:r>
      <w:proofErr w:type="gramEnd"/>
      <w:r w:rsidR="007E7D77">
        <w:rPr>
          <w:rFonts w:eastAsia="宋体" w:cs="Arial" w:hint="eastAsia"/>
          <w:iCs/>
          <w:sz w:val="24"/>
          <w:lang w:eastAsia="zh-CN"/>
        </w:rPr>
        <w:t>排因子表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985"/>
        <w:gridCol w:w="1417"/>
        <w:gridCol w:w="1222"/>
        <w:gridCol w:w="1266"/>
        <w:gridCol w:w="2060"/>
        <w:gridCol w:w="1112"/>
      </w:tblGrid>
      <w:tr w:rsidR="007E7D77" w14:paraId="1A0D0AAD" w14:textId="77777777" w:rsidTr="000D088C">
        <w:trPr>
          <w:trHeight w:val="413"/>
        </w:trPr>
        <w:tc>
          <w:tcPr>
            <w:tcW w:w="36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33722574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编号</w:t>
            </w:r>
          </w:p>
        </w:tc>
        <w:tc>
          <w:tcPr>
            <w:tcW w:w="92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3D13A723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排放类别</w:t>
            </w:r>
          </w:p>
        </w:tc>
        <w:tc>
          <w:tcPr>
            <w:tcW w:w="4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35FFB4F2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排放源</w:t>
            </w:r>
          </w:p>
        </w:tc>
        <w:tc>
          <w:tcPr>
            <w:tcW w:w="36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2DCD697A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设施</w:t>
            </w:r>
          </w:p>
        </w:tc>
        <w:tc>
          <w:tcPr>
            <w:tcW w:w="2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3C5444B0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CO2排放因子</w:t>
            </w:r>
          </w:p>
        </w:tc>
        <w:tc>
          <w:tcPr>
            <w:tcW w:w="36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07DBE5D6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单位</w:t>
            </w:r>
          </w:p>
        </w:tc>
      </w:tr>
      <w:tr w:rsidR="007E7D77" w14:paraId="154EFF08" w14:textId="77777777" w:rsidTr="000D088C">
        <w:trPr>
          <w:trHeight w:val="413"/>
        </w:trPr>
        <w:tc>
          <w:tcPr>
            <w:tcW w:w="36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F50B7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92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822FE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4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3520E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36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F919E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2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49022C85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企业温室气体排放核算与报告指南</w:t>
            </w: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 xml:space="preserve"> </w:t>
            </w: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钢铁行业</w:t>
            </w:r>
          </w:p>
        </w:tc>
        <w:tc>
          <w:tcPr>
            <w:tcW w:w="36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2C726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</w:tr>
      <w:tr w:rsidR="007E7D77" w14:paraId="2D4F49CE" w14:textId="77777777" w:rsidTr="000D088C">
        <w:trPr>
          <w:trHeight w:val="413"/>
        </w:trPr>
        <w:tc>
          <w:tcPr>
            <w:tcW w:w="3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9AA40F" w14:textId="6A1256DA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>
              <w:t xml:space="preserve">{%tr for item in </w:t>
            </w:r>
            <w:proofErr w:type="spellStart"/>
            <w:r>
              <w:t>emission_factor_process_items</w:t>
            </w:r>
            <w:proofErr w:type="spellEnd"/>
            <w:r>
              <w:t xml:space="preserve"> %}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194983C" w14:textId="5273F525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CA105E5" w14:textId="55C71B6D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86C02B3" w14:textId="3640248E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</w:p>
        </w:tc>
        <w:tc>
          <w:tcPr>
            <w:tcW w:w="2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2B06511" w14:textId="1E6F7DF7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422276E" w14:textId="21B10091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  <w:tr w:rsidR="007E7D77" w14:paraId="1EC333AB" w14:textId="77777777" w:rsidTr="000D088C">
        <w:trPr>
          <w:trHeight w:val="413"/>
        </w:trPr>
        <w:tc>
          <w:tcPr>
            <w:tcW w:w="3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CF2912" w14:textId="2D03E6B2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>item.number</w:t>
            </w:r>
            <w:proofErr w:type="spellEnd"/>
            <w:proofErr w:type="gramEnd"/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7676B16" w14:textId="3D7395BD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>_source_type_dir</w:t>
            </w:r>
            <w:proofErr w:type="spellEnd"/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83F2C7" w14:textId="18841E70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>_source_dir</w:t>
            </w:r>
            <w:proofErr w:type="spellEnd"/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057038" w14:textId="0725A404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>_facilities_dir</w:t>
            </w:r>
            <w:proofErr w:type="spellEnd"/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2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5AEE977" w14:textId="62BFA6AD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>{{item.CO2_emission_factor}}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3F3AE6" w14:textId="282B9371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>_unit_dir</w:t>
            </w:r>
            <w:proofErr w:type="spellEnd"/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</w:tr>
      <w:tr w:rsidR="007E7D77" w14:paraId="4874479E" w14:textId="77777777" w:rsidTr="000D088C">
        <w:trPr>
          <w:trHeight w:val="413"/>
        </w:trPr>
        <w:tc>
          <w:tcPr>
            <w:tcW w:w="3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1A1DDBE" w14:textId="1FEABBCE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{%tr </w:t>
            </w:r>
            <w:proofErr w:type="spellStart"/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>endfor</w:t>
            </w:r>
            <w:proofErr w:type="spellEnd"/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9C4ABD2" w14:textId="4B9882AA" w:rsidR="007E7D77" w:rsidRDefault="007E7D7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900836A" w14:textId="18428943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3BE312D" w14:textId="3D62F44A" w:rsidR="007E7D77" w:rsidRDefault="007E7D7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2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27189FA" w14:textId="2E1A2DFC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C714C3" w14:textId="512FB406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</w:tbl>
    <w:p w14:paraId="5F94E881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6EA8945F" w14:textId="22533A50" w:rsidR="007E7D77" w:rsidRDefault="00C70420" w:rsidP="007E7D77">
      <w:pPr>
        <w:pStyle w:val="afb"/>
        <w:numPr>
          <w:ilvl w:val="0"/>
          <w:numId w:val="19"/>
        </w:numPr>
        <w:spacing w:before="0" w:line="360" w:lineRule="auto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范围</w:t>
      </w:r>
      <w:proofErr w:type="gramStart"/>
      <w:r>
        <w:rPr>
          <w:rFonts w:eastAsia="宋体" w:cs="Arial" w:hint="eastAsia"/>
          <w:iCs/>
          <w:sz w:val="24"/>
          <w:lang w:eastAsia="zh-CN"/>
        </w:rPr>
        <w:t>一</w:t>
      </w:r>
      <w:proofErr w:type="gramEnd"/>
      <w:r>
        <w:rPr>
          <w:rFonts w:eastAsia="宋体" w:cs="Arial" w:hint="eastAsia"/>
          <w:iCs/>
          <w:sz w:val="24"/>
          <w:lang w:eastAsia="zh-CN"/>
        </w:rPr>
        <w:t xml:space="preserve"> </w:t>
      </w:r>
      <w:r w:rsidR="007E7D77">
        <w:rPr>
          <w:rFonts w:eastAsia="宋体" w:cs="Arial" w:hint="eastAsia"/>
          <w:iCs/>
          <w:sz w:val="24"/>
          <w:lang w:eastAsia="zh-CN"/>
        </w:rPr>
        <w:t>逸散排放因子表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01"/>
        <w:gridCol w:w="999"/>
        <w:gridCol w:w="873"/>
        <w:gridCol w:w="902"/>
        <w:gridCol w:w="1080"/>
        <w:gridCol w:w="801"/>
        <w:gridCol w:w="510"/>
        <w:gridCol w:w="461"/>
        <w:gridCol w:w="761"/>
        <w:gridCol w:w="801"/>
        <w:gridCol w:w="873"/>
      </w:tblGrid>
      <w:tr w:rsidR="00DB00F9" w14:paraId="70F05488" w14:textId="77777777" w:rsidTr="00DB00F9">
        <w:trPr>
          <w:trHeight w:val="315"/>
        </w:trPr>
        <w:tc>
          <w:tcPr>
            <w:tcW w:w="32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5450F5D9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编号</w:t>
            </w:r>
          </w:p>
        </w:tc>
        <w:tc>
          <w:tcPr>
            <w:tcW w:w="78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40F4710E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排放类别</w:t>
            </w:r>
          </w:p>
        </w:tc>
        <w:tc>
          <w:tcPr>
            <w:tcW w:w="42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7CA1FD26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排放源</w:t>
            </w:r>
          </w:p>
        </w:tc>
        <w:tc>
          <w:tcPr>
            <w:tcW w:w="32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6D799D8D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设施</w:t>
            </w:r>
          </w:p>
        </w:tc>
        <w:tc>
          <w:tcPr>
            <w:tcW w:w="90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noWrap/>
            <w:vAlign w:val="center"/>
          </w:tcPr>
          <w:p w14:paraId="6D9E2913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HFCs/PFCs</w:t>
            </w:r>
          </w:p>
        </w:tc>
        <w:tc>
          <w:tcPr>
            <w:tcW w:w="27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679AABAC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MCF</w:t>
            </w:r>
          </w:p>
        </w:tc>
        <w:tc>
          <w:tcPr>
            <w:tcW w:w="25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33B8C35F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Bo</w:t>
            </w:r>
          </w:p>
        </w:tc>
        <w:tc>
          <w:tcPr>
            <w:tcW w:w="53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522BDDD7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排放因子</w:t>
            </w:r>
          </w:p>
        </w:tc>
        <w:tc>
          <w:tcPr>
            <w:tcW w:w="32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77EA6222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单位</w:t>
            </w:r>
          </w:p>
        </w:tc>
        <w:tc>
          <w:tcPr>
            <w:tcW w:w="83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75C3BB2B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排放因子引用源</w:t>
            </w:r>
          </w:p>
        </w:tc>
      </w:tr>
      <w:tr w:rsidR="00DB00F9" w14:paraId="5CC172CF" w14:textId="77777777" w:rsidTr="00DB00F9">
        <w:trPr>
          <w:trHeight w:val="315"/>
        </w:trPr>
        <w:tc>
          <w:tcPr>
            <w:tcW w:w="32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7E59C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78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0636B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4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2E03A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3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1018B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7DD4D742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EF</w:t>
            </w: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估计值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6952EDCB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单位</w:t>
            </w:r>
          </w:p>
        </w:tc>
        <w:tc>
          <w:tcPr>
            <w:tcW w:w="27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D797776" w14:textId="77777777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25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7E8C73B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53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FE259" w14:textId="77777777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3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B47D9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83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02FAA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</w:tr>
      <w:tr w:rsidR="00DB00F9" w14:paraId="7EC6A25A" w14:textId="77777777" w:rsidTr="00DB00F9">
        <w:trPr>
          <w:trHeight w:val="413"/>
        </w:trPr>
        <w:tc>
          <w:tcPr>
            <w:tcW w:w="3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7EC756" w14:textId="1A2F5E7E" w:rsidR="007E7D77" w:rsidRDefault="00DB00F9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>
              <w:t xml:space="preserve">{%tr for item in </w:t>
            </w:r>
            <w:proofErr w:type="spellStart"/>
            <w:r>
              <w:t>emission_factor_fugitive_items</w:t>
            </w:r>
            <w:proofErr w:type="spellEnd"/>
            <w:r>
              <w:t xml:space="preserve"> %}</w:t>
            </w:r>
          </w:p>
        </w:tc>
        <w:tc>
          <w:tcPr>
            <w:tcW w:w="7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B20515" w14:textId="62CA766F" w:rsidR="007E7D77" w:rsidRDefault="007E7D7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79E479" w14:textId="406E4E9B" w:rsidR="007E7D77" w:rsidRDefault="007E7D7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33EDABD" w14:textId="70E5F17D" w:rsidR="007E7D77" w:rsidRDefault="007E7D7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5A43E7" w14:textId="76ECAE41" w:rsidR="007E7D77" w:rsidRDefault="007E7D7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EBB415" w14:textId="52FE0AAF" w:rsidR="007E7D77" w:rsidRDefault="007E7D77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F686831" w14:textId="118C6B53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371DC1F" w14:textId="03C0ABD3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2164D34" w14:textId="32A1C99F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9CA9B7" w14:textId="1C70E8DB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8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127CBEA" w14:textId="039C40DC" w:rsidR="007E7D77" w:rsidRDefault="007E7D7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</w:tr>
      <w:tr w:rsidR="00DB00F9" w14:paraId="0B986AD4" w14:textId="77777777" w:rsidTr="00DB00F9">
        <w:trPr>
          <w:trHeight w:val="413"/>
        </w:trPr>
        <w:tc>
          <w:tcPr>
            <w:tcW w:w="3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CD3296" w14:textId="26C70E90" w:rsidR="00DB00F9" w:rsidRDefault="00DB00F9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>item.number</w:t>
            </w:r>
            <w:proofErr w:type="spellEnd"/>
            <w:proofErr w:type="gramEnd"/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7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1A8C0B" w14:textId="77205774" w:rsidR="00DB00F9" w:rsidRDefault="00DB00F9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B00F9">
              <w:rPr>
                <w:rFonts w:eastAsia="PMingLiU" w:cs="Arial"/>
                <w:szCs w:val="20"/>
                <w:lang w:val="en-US" w:eastAsia="zh-CN"/>
              </w:rPr>
              <w:t>item.emission</w:t>
            </w:r>
            <w:proofErr w:type="gramEnd"/>
            <w:r w:rsidRPr="00DB00F9">
              <w:rPr>
                <w:rFonts w:eastAsia="PMingLiU" w:cs="Arial"/>
                <w:szCs w:val="20"/>
                <w:lang w:val="en-US" w:eastAsia="zh-CN"/>
              </w:rPr>
              <w:t>_source_type_dir</w:t>
            </w:r>
            <w:proofErr w:type="spellEnd"/>
            <w:r w:rsidRPr="00DB00F9">
              <w:rPr>
                <w:rFonts w:eastAsia="PMingLiU" w:cs="Arial"/>
                <w:szCs w:val="20"/>
                <w:lang w:val="en-US" w:eastAsia="zh-CN"/>
              </w:rPr>
              <w:t>}}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7B5CE3" w14:textId="3766E0E6" w:rsidR="00DB00F9" w:rsidRDefault="00DB00F9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B00F9">
              <w:rPr>
                <w:rFonts w:eastAsia="PMingLiU" w:cs="Arial"/>
                <w:szCs w:val="20"/>
                <w:lang w:val="en-US" w:eastAsia="zh-CN"/>
              </w:rPr>
              <w:t>item.emission</w:t>
            </w:r>
            <w:proofErr w:type="gramEnd"/>
            <w:r w:rsidRPr="00DB00F9">
              <w:rPr>
                <w:rFonts w:eastAsia="PMingLiU" w:cs="Arial"/>
                <w:szCs w:val="20"/>
                <w:lang w:val="en-US" w:eastAsia="zh-CN"/>
              </w:rPr>
              <w:t>_source_dir</w:t>
            </w:r>
            <w:proofErr w:type="spellEnd"/>
            <w:r w:rsidRPr="00DB00F9">
              <w:rPr>
                <w:rFonts w:eastAsia="PMingLiU" w:cs="Arial"/>
                <w:szCs w:val="20"/>
                <w:lang w:val="en-US" w:eastAsia="zh-CN"/>
              </w:rPr>
              <w:t>}}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BA7309B" w14:textId="74DA1827" w:rsidR="00DB00F9" w:rsidRDefault="00DB00F9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B00F9">
              <w:rPr>
                <w:rFonts w:eastAsia="PMingLiU" w:cs="Arial"/>
                <w:szCs w:val="20"/>
                <w:lang w:val="en-US" w:eastAsia="zh-CN"/>
              </w:rPr>
              <w:t>item.emission</w:t>
            </w:r>
            <w:proofErr w:type="gramEnd"/>
            <w:r w:rsidRPr="00DB00F9">
              <w:rPr>
                <w:rFonts w:eastAsia="PMingLiU" w:cs="Arial"/>
                <w:szCs w:val="20"/>
                <w:lang w:val="en-US" w:eastAsia="zh-CN"/>
              </w:rPr>
              <w:t>_facilities_dir</w:t>
            </w:r>
            <w:proofErr w:type="spellEnd"/>
            <w:r w:rsidRPr="00DB00F9">
              <w:rPr>
                <w:rFonts w:eastAsia="PMingLiU" w:cs="Arial"/>
                <w:szCs w:val="20"/>
                <w:lang w:val="en-US" w:eastAsia="zh-CN"/>
              </w:rPr>
              <w:t>}}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00705E" w14:textId="2E6E248C" w:rsidR="00DB00F9" w:rsidRDefault="00DB00F9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B00F9">
              <w:rPr>
                <w:rFonts w:eastAsia="PMingLiU" w:cs="Arial"/>
                <w:szCs w:val="20"/>
                <w:lang w:val="en-US" w:eastAsia="zh-CN"/>
              </w:rPr>
              <w:t>item.HFCs</w:t>
            </w:r>
            <w:proofErr w:type="gramEnd"/>
            <w:r w:rsidRPr="00DB00F9">
              <w:rPr>
                <w:rFonts w:eastAsia="PMingLiU" w:cs="Arial"/>
                <w:szCs w:val="20"/>
                <w:lang w:val="en-US" w:eastAsia="zh-CN"/>
              </w:rPr>
              <w:t>_PCFs_emission_factor</w:t>
            </w:r>
            <w:proofErr w:type="spellEnd"/>
            <w:r w:rsidRPr="00DB00F9">
              <w:rPr>
                <w:rFonts w:eastAsia="PMingLiU" w:cs="Arial"/>
                <w:szCs w:val="20"/>
                <w:lang w:val="en-US" w:eastAsia="zh-CN"/>
              </w:rPr>
              <w:t>}}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E3999F" w14:textId="4DE04D1F" w:rsidR="00DB00F9" w:rsidRDefault="00DB00F9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B00F9">
              <w:rPr>
                <w:rFonts w:eastAsia="PMingLiU" w:cs="Arial"/>
                <w:szCs w:val="20"/>
                <w:lang w:val="en-US" w:eastAsia="zh-CN"/>
              </w:rPr>
              <w:t>item.emission</w:t>
            </w:r>
            <w:proofErr w:type="gramEnd"/>
            <w:r w:rsidRPr="00DB00F9">
              <w:rPr>
                <w:rFonts w:eastAsia="PMingLiU" w:cs="Arial"/>
                <w:szCs w:val="20"/>
                <w:lang w:val="en-US" w:eastAsia="zh-CN"/>
              </w:rPr>
              <w:t>_unit_dir</w:t>
            </w:r>
            <w:proofErr w:type="spellEnd"/>
            <w:r w:rsidRPr="00DB00F9">
              <w:rPr>
                <w:rFonts w:eastAsia="PMingLiU" w:cs="Arial"/>
                <w:szCs w:val="20"/>
                <w:lang w:val="en-US" w:eastAsia="zh-CN"/>
              </w:rPr>
              <w:t>}}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D892993" w14:textId="6C8EC65D" w:rsidR="00DB00F9" w:rsidRDefault="00DB00F9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spellStart"/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>item.MCF</w:t>
            </w:r>
            <w:proofErr w:type="spellEnd"/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0CCAD0" w14:textId="343FCFBD" w:rsidR="00DB00F9" w:rsidRDefault="00DB00F9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>item.Bo</w:t>
            </w:r>
            <w:proofErr w:type="spellEnd"/>
            <w:proofErr w:type="gramEnd"/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FCD624E" w14:textId="14B4ACC0" w:rsidR="00DB00F9" w:rsidRDefault="00DB00F9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>_factor</w:t>
            </w:r>
            <w:proofErr w:type="spellEnd"/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4134E3" w14:textId="4BF59D6D" w:rsidR="00DB00F9" w:rsidRDefault="00DB00F9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>_unit_dir</w:t>
            </w:r>
            <w:proofErr w:type="spellEnd"/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8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96A72F" w14:textId="4C017453" w:rsidR="00DB00F9" w:rsidRDefault="00DB00F9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DB00F9">
              <w:rPr>
                <w:rFonts w:eastAsia="PMingLiU" w:cs="Arial"/>
                <w:szCs w:val="20"/>
                <w:lang w:val="en-US" w:eastAsia="zh-CN"/>
              </w:rPr>
              <w:t>item.emission</w:t>
            </w:r>
            <w:proofErr w:type="gramEnd"/>
            <w:r w:rsidRPr="00DB00F9">
              <w:rPr>
                <w:rFonts w:eastAsia="PMingLiU" w:cs="Arial"/>
                <w:szCs w:val="20"/>
                <w:lang w:val="en-US" w:eastAsia="zh-CN"/>
              </w:rPr>
              <w:t>_source_dir</w:t>
            </w:r>
            <w:proofErr w:type="spellEnd"/>
            <w:r w:rsidRPr="00DB00F9">
              <w:rPr>
                <w:rFonts w:eastAsia="PMingLiU" w:cs="Arial"/>
                <w:szCs w:val="20"/>
                <w:lang w:val="en-US" w:eastAsia="zh-CN"/>
              </w:rPr>
              <w:t>}}</w:t>
            </w:r>
          </w:p>
        </w:tc>
      </w:tr>
      <w:tr w:rsidR="00DB00F9" w14:paraId="7D318225" w14:textId="77777777" w:rsidTr="00DB00F9">
        <w:trPr>
          <w:trHeight w:val="413"/>
        </w:trPr>
        <w:tc>
          <w:tcPr>
            <w:tcW w:w="3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54F4870" w14:textId="523FFF00" w:rsidR="007E7D77" w:rsidRDefault="00DB00F9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{%tr </w:t>
            </w:r>
            <w:proofErr w:type="spellStart"/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>endfor</w:t>
            </w:r>
            <w:proofErr w:type="spellEnd"/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7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9AC055" w14:textId="165D749E" w:rsidR="007E7D77" w:rsidRDefault="007E7D7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D1804D" w14:textId="51DFEB94" w:rsidR="007E7D77" w:rsidRDefault="007E7D7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433FAE4" w14:textId="34EBB733" w:rsidR="007E7D77" w:rsidRDefault="007E7D7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2CCC66" w14:textId="75A0CD2A" w:rsidR="007E7D77" w:rsidRDefault="007E7D7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AA6182" w14:textId="2A5763EA" w:rsidR="007E7D77" w:rsidRDefault="007E7D77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6BAD1E" w14:textId="0EDF5F4A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ADD192A" w14:textId="260AFED8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F1B1BC1" w14:textId="5F143A3C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0482A2" w14:textId="49445F99" w:rsidR="007E7D77" w:rsidRDefault="007E7D77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8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E1455EF" w14:textId="6C95C8C7" w:rsidR="007E7D77" w:rsidRDefault="007E7D7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</w:tr>
    </w:tbl>
    <w:p w14:paraId="773114D6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30F9520D" w14:textId="0D713669" w:rsidR="007E7D77" w:rsidRDefault="00C70420" w:rsidP="007E7D77">
      <w:pPr>
        <w:pStyle w:val="afb"/>
        <w:numPr>
          <w:ilvl w:val="0"/>
          <w:numId w:val="19"/>
        </w:numPr>
        <w:spacing w:before="0" w:line="360" w:lineRule="auto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范围二</w:t>
      </w:r>
      <w:r>
        <w:rPr>
          <w:rFonts w:eastAsia="宋体" w:cs="Arial" w:hint="eastAsia"/>
          <w:iCs/>
          <w:sz w:val="24"/>
          <w:lang w:eastAsia="zh-CN"/>
        </w:rPr>
        <w:t xml:space="preserve"> </w:t>
      </w:r>
      <w:r w:rsidR="007E7D77">
        <w:rPr>
          <w:rFonts w:eastAsia="宋体" w:cs="Arial" w:hint="eastAsia"/>
          <w:iCs/>
          <w:sz w:val="24"/>
          <w:lang w:eastAsia="zh-CN"/>
        </w:rPr>
        <w:t>外购能源间接排放因子表</w:t>
      </w:r>
    </w:p>
    <w:tbl>
      <w:tblPr>
        <w:tblW w:w="9062" w:type="dxa"/>
        <w:tblLook w:val="04A0" w:firstRow="1" w:lastRow="0" w:firstColumn="1" w:lastColumn="0" w:noHBand="0" w:noVBand="1"/>
      </w:tblPr>
      <w:tblGrid>
        <w:gridCol w:w="787"/>
        <w:gridCol w:w="1392"/>
        <w:gridCol w:w="1212"/>
        <w:gridCol w:w="1253"/>
        <w:gridCol w:w="1171"/>
        <w:gridCol w:w="1105"/>
        <w:gridCol w:w="2142"/>
      </w:tblGrid>
      <w:tr w:rsidR="007E7D77" w14:paraId="10FA4AD2" w14:textId="77777777" w:rsidTr="00445ED3">
        <w:trPr>
          <w:trHeight w:val="510"/>
        </w:trPr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67CD7D62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编号</w:t>
            </w:r>
          </w:p>
        </w:tc>
        <w:tc>
          <w:tcPr>
            <w:tcW w:w="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</w:tcPr>
          <w:p w14:paraId="51500F70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排放类别</w:t>
            </w:r>
          </w:p>
        </w:tc>
        <w:tc>
          <w:tcPr>
            <w:tcW w:w="4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</w:tcPr>
          <w:p w14:paraId="076D18AD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排放源</w:t>
            </w:r>
          </w:p>
        </w:tc>
        <w:tc>
          <w:tcPr>
            <w:tcW w:w="4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</w:tcPr>
          <w:p w14:paraId="7F586848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设施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</w:tcPr>
          <w:p w14:paraId="7DA57E46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EF</w:t>
            </w:r>
          </w:p>
        </w:tc>
        <w:tc>
          <w:tcPr>
            <w:tcW w:w="1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</w:tcPr>
          <w:p w14:paraId="50EA47D4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单位</w:t>
            </w:r>
          </w:p>
        </w:tc>
        <w:tc>
          <w:tcPr>
            <w:tcW w:w="5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</w:tcPr>
          <w:p w14:paraId="46D2685B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排放因子引用源</w:t>
            </w:r>
          </w:p>
        </w:tc>
      </w:tr>
      <w:tr w:rsidR="007E7D77" w14:paraId="1833131B" w14:textId="77777777" w:rsidTr="00445ED3">
        <w:trPr>
          <w:trHeight w:val="409"/>
        </w:trPr>
        <w:tc>
          <w:tcPr>
            <w:tcW w:w="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D151302" w14:textId="6AA1E4F6" w:rsidR="007E7D77" w:rsidRDefault="00445ED3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445ED3">
              <w:rPr>
                <w:rFonts w:eastAsia="PMingLiU" w:cs="Arial"/>
                <w:szCs w:val="20"/>
                <w:lang w:val="en-US" w:eastAsia="zh-CN"/>
              </w:rPr>
              <w:t xml:space="preserve">{%tr for item in </w:t>
            </w:r>
            <w:proofErr w:type="spellStart"/>
            <w:r w:rsidR="00C56264" w:rsidRPr="00C56264">
              <w:rPr>
                <w:rFonts w:eastAsia="PMingLiU" w:cs="Arial" w:hint="eastAsia"/>
                <w:szCs w:val="20"/>
                <w:lang w:val="en-US" w:eastAsia="zh-CN"/>
              </w:rPr>
              <w:t>indir</w:t>
            </w:r>
            <w:r w:rsidRPr="00445ED3">
              <w:rPr>
                <w:rFonts w:eastAsia="PMingLiU" w:cs="Arial"/>
                <w:szCs w:val="20"/>
                <w:lang w:val="en-US" w:eastAsia="zh-CN"/>
              </w:rPr>
              <w:t>_ef_items</w:t>
            </w:r>
            <w:proofErr w:type="spellEnd"/>
            <w:r w:rsidRPr="00445ED3">
              <w:rPr>
                <w:rFonts w:eastAsia="PMingLiU" w:cs="Arial"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8720D2" w14:textId="1050452E" w:rsidR="007E7D77" w:rsidRDefault="007E7D7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703041C" w14:textId="1FFB8CAB" w:rsidR="007E7D77" w:rsidRDefault="007E7D7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9C18E9F" w14:textId="654EED89" w:rsidR="007E7D77" w:rsidRDefault="007E7D7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1894B8A" w14:textId="3506EA15" w:rsidR="007E7D77" w:rsidRDefault="007E7D77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B23EEE9" w14:textId="0C1C4EC7" w:rsidR="007E7D77" w:rsidRDefault="007E7D77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5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6C912B32" w14:textId="03F293CA" w:rsidR="007E7D77" w:rsidRDefault="007E7D7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  <w:tr w:rsidR="00445ED3" w14:paraId="2002005C" w14:textId="77777777" w:rsidTr="00445ED3">
        <w:trPr>
          <w:trHeight w:val="409"/>
        </w:trPr>
        <w:tc>
          <w:tcPr>
            <w:tcW w:w="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9186869" w14:textId="7A8DED6A" w:rsidR="00445ED3" w:rsidRDefault="00445ED3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445ED3">
              <w:rPr>
                <w:rFonts w:eastAsia="PMingLiU" w:cs="Arial"/>
                <w:szCs w:val="20"/>
                <w:lang w:val="en-US" w:eastAsia="zh-CN"/>
              </w:rPr>
              <w:lastRenderedPageBreak/>
              <w:t>{{</w:t>
            </w:r>
            <w:proofErr w:type="spellStart"/>
            <w:proofErr w:type="gramStart"/>
            <w:r w:rsidRPr="00445ED3">
              <w:rPr>
                <w:rFonts w:eastAsia="PMingLiU" w:cs="Arial"/>
                <w:szCs w:val="20"/>
                <w:lang w:val="en-US" w:eastAsia="zh-CN"/>
              </w:rPr>
              <w:t>item.number</w:t>
            </w:r>
            <w:proofErr w:type="spellEnd"/>
            <w:proofErr w:type="gramEnd"/>
            <w:r w:rsidRPr="00445ED3">
              <w:rPr>
                <w:rFonts w:eastAsia="PMingLiU" w:cs="Arial"/>
                <w:szCs w:val="20"/>
                <w:lang w:val="en-US" w:eastAsia="zh-CN"/>
              </w:rPr>
              <w:t>}}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6A6314" w14:textId="33BB96F7" w:rsidR="00445ED3" w:rsidRDefault="00445ED3" w:rsidP="00445ED3">
            <w:pPr>
              <w:spacing w:before="0"/>
              <w:jc w:val="center"/>
              <w:rPr>
                <w:rFonts w:ascii="宋体" w:eastAsia="宋体" w:hAnsi="宋体" w:cs="Arial" w:hint="eastAsia"/>
                <w:szCs w:val="20"/>
                <w:lang w:val="en-US" w:eastAsia="zh-CN"/>
              </w:rPr>
            </w:pPr>
            <w:r w:rsidRPr="00445ED3">
              <w:rPr>
                <w:rFonts w:eastAsia="PMingLiU" w:cs="Arial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445ED3">
              <w:rPr>
                <w:rFonts w:eastAsia="PMingLiU" w:cs="Arial"/>
                <w:szCs w:val="20"/>
                <w:lang w:val="en-US" w:eastAsia="zh-CN"/>
              </w:rPr>
              <w:t>item.emission</w:t>
            </w:r>
            <w:proofErr w:type="gramEnd"/>
            <w:r w:rsidRPr="00445ED3">
              <w:rPr>
                <w:rFonts w:eastAsia="PMingLiU" w:cs="Arial"/>
                <w:szCs w:val="20"/>
                <w:lang w:val="en-US" w:eastAsia="zh-CN"/>
              </w:rPr>
              <w:t>_source_type_indir</w:t>
            </w:r>
            <w:proofErr w:type="spellEnd"/>
            <w:r w:rsidRPr="00445ED3">
              <w:rPr>
                <w:rFonts w:eastAsia="PMingLiU" w:cs="Arial"/>
                <w:szCs w:val="20"/>
                <w:lang w:val="en-US" w:eastAsia="zh-CN"/>
              </w:rPr>
              <w:t>}}</w:t>
            </w:r>
          </w:p>
        </w:tc>
        <w:tc>
          <w:tcPr>
            <w:tcW w:w="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467D56C" w14:textId="79ED5E8B" w:rsidR="00445ED3" w:rsidRPr="00445ED3" w:rsidRDefault="00445ED3" w:rsidP="00445ED3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445ED3">
              <w:rPr>
                <w:rFonts w:eastAsia="PMingLiU" w:cs="Arial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445ED3">
              <w:rPr>
                <w:rFonts w:eastAsia="PMingLiU" w:cs="Arial"/>
                <w:szCs w:val="20"/>
                <w:lang w:val="en-US" w:eastAsia="zh-CN"/>
              </w:rPr>
              <w:t>item.emission</w:t>
            </w:r>
            <w:proofErr w:type="gramEnd"/>
            <w:r w:rsidRPr="00445ED3">
              <w:rPr>
                <w:rFonts w:eastAsia="PMingLiU" w:cs="Arial"/>
                <w:szCs w:val="20"/>
                <w:lang w:val="en-US" w:eastAsia="zh-CN"/>
              </w:rPr>
              <w:t>_source_indir</w:t>
            </w:r>
            <w:proofErr w:type="spellEnd"/>
            <w:r w:rsidRPr="00445ED3">
              <w:rPr>
                <w:rFonts w:eastAsia="PMingLiU" w:cs="Arial"/>
                <w:szCs w:val="20"/>
                <w:lang w:val="en-US" w:eastAsia="zh-CN"/>
              </w:rPr>
              <w:t>}}</w:t>
            </w:r>
          </w:p>
        </w:tc>
        <w:tc>
          <w:tcPr>
            <w:tcW w:w="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E73844D" w14:textId="73A0CF09" w:rsidR="00445ED3" w:rsidRPr="00445ED3" w:rsidRDefault="00445ED3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445ED3">
              <w:rPr>
                <w:rFonts w:eastAsia="PMingLiU" w:cs="Arial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445ED3">
              <w:rPr>
                <w:rFonts w:eastAsia="PMingLiU" w:cs="Arial"/>
                <w:szCs w:val="20"/>
                <w:lang w:val="en-US" w:eastAsia="zh-CN"/>
              </w:rPr>
              <w:t>item.emission</w:t>
            </w:r>
            <w:proofErr w:type="gramEnd"/>
            <w:r w:rsidRPr="00445ED3">
              <w:rPr>
                <w:rFonts w:eastAsia="PMingLiU" w:cs="Arial"/>
                <w:szCs w:val="20"/>
                <w:lang w:val="en-US" w:eastAsia="zh-CN"/>
              </w:rPr>
              <w:t>_facilities_indir</w:t>
            </w:r>
            <w:proofErr w:type="spellEnd"/>
            <w:r w:rsidRPr="00445ED3">
              <w:rPr>
                <w:rFonts w:eastAsia="PMingLiU" w:cs="Arial"/>
                <w:szCs w:val="20"/>
                <w:lang w:val="en-US" w:eastAsia="zh-CN"/>
              </w:rPr>
              <w:t>}}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0A73F50" w14:textId="7F676527" w:rsidR="00445ED3" w:rsidRDefault="00445ED3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445ED3">
              <w:rPr>
                <w:rFonts w:eastAsia="PMingLiU" w:cs="Arial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445ED3">
              <w:rPr>
                <w:rFonts w:eastAsia="PMingLiU" w:cs="Arial"/>
                <w:szCs w:val="20"/>
                <w:lang w:val="en-US" w:eastAsia="zh-CN"/>
              </w:rPr>
              <w:t>item.elec</w:t>
            </w:r>
            <w:proofErr w:type="gramEnd"/>
            <w:r w:rsidRPr="00445ED3">
              <w:rPr>
                <w:rFonts w:eastAsia="PMingLiU" w:cs="Arial"/>
                <w:szCs w:val="20"/>
                <w:lang w:val="en-US" w:eastAsia="zh-CN"/>
              </w:rPr>
              <w:t>_emission_factor</w:t>
            </w:r>
            <w:proofErr w:type="spellEnd"/>
            <w:r w:rsidRPr="00445ED3">
              <w:rPr>
                <w:rFonts w:eastAsia="PMingLiU" w:cs="Arial"/>
                <w:szCs w:val="20"/>
                <w:lang w:val="en-US" w:eastAsia="zh-CN"/>
              </w:rPr>
              <w:t>}}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B34A286" w14:textId="1716DD57" w:rsidR="00445ED3" w:rsidRDefault="00445ED3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445ED3">
              <w:rPr>
                <w:rFonts w:eastAsia="PMingLiU" w:cs="Arial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445ED3">
              <w:rPr>
                <w:rFonts w:eastAsia="PMingLiU" w:cs="Arial"/>
                <w:szCs w:val="20"/>
                <w:lang w:val="en-US" w:eastAsia="zh-CN"/>
              </w:rPr>
              <w:t>item.elec</w:t>
            </w:r>
            <w:proofErr w:type="gramEnd"/>
            <w:r w:rsidRPr="00445ED3">
              <w:rPr>
                <w:rFonts w:eastAsia="PMingLiU" w:cs="Arial"/>
                <w:szCs w:val="20"/>
                <w:lang w:val="en-US" w:eastAsia="zh-CN"/>
              </w:rPr>
              <w:t>_emission_unit</w:t>
            </w:r>
            <w:proofErr w:type="spellEnd"/>
            <w:r w:rsidRPr="00445ED3">
              <w:rPr>
                <w:rFonts w:eastAsia="PMingLiU" w:cs="Arial"/>
                <w:szCs w:val="20"/>
                <w:lang w:val="en-US" w:eastAsia="zh-CN"/>
              </w:rPr>
              <w:t>}}</w:t>
            </w:r>
          </w:p>
        </w:tc>
        <w:tc>
          <w:tcPr>
            <w:tcW w:w="5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3D4BCCF1" w14:textId="4516CB7B" w:rsidR="00445ED3" w:rsidRPr="00445ED3" w:rsidRDefault="00445ED3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445ED3">
              <w:rPr>
                <w:rFonts w:eastAsia="PMingLiU" w:cs="Arial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445ED3">
              <w:rPr>
                <w:rFonts w:eastAsia="PMingLiU" w:cs="Arial"/>
                <w:szCs w:val="20"/>
                <w:lang w:val="en-US" w:eastAsia="zh-CN"/>
              </w:rPr>
              <w:t>item.elec</w:t>
            </w:r>
            <w:proofErr w:type="gramEnd"/>
            <w:r w:rsidRPr="00445ED3">
              <w:rPr>
                <w:rFonts w:eastAsia="PMingLiU" w:cs="Arial"/>
                <w:szCs w:val="20"/>
                <w:lang w:val="en-US" w:eastAsia="zh-CN"/>
              </w:rPr>
              <w:t>_emission_source</w:t>
            </w:r>
            <w:proofErr w:type="spellEnd"/>
            <w:r w:rsidRPr="00445ED3">
              <w:rPr>
                <w:rFonts w:eastAsia="PMingLiU" w:cs="Arial"/>
                <w:szCs w:val="20"/>
                <w:lang w:val="en-US" w:eastAsia="zh-CN"/>
              </w:rPr>
              <w:t>}}</w:t>
            </w:r>
          </w:p>
        </w:tc>
      </w:tr>
      <w:tr w:rsidR="007E7D77" w14:paraId="02731262" w14:textId="77777777" w:rsidTr="00445ED3">
        <w:trPr>
          <w:trHeight w:val="409"/>
        </w:trPr>
        <w:tc>
          <w:tcPr>
            <w:tcW w:w="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70A2AF" w14:textId="46E0AA19" w:rsidR="007E7D77" w:rsidRDefault="00445ED3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445ED3">
              <w:rPr>
                <w:rFonts w:eastAsia="PMingLiU" w:cs="Arial"/>
                <w:szCs w:val="20"/>
                <w:lang w:val="en-US" w:eastAsia="zh-CN"/>
              </w:rPr>
              <w:t xml:space="preserve">{%tr </w:t>
            </w:r>
            <w:proofErr w:type="spellStart"/>
            <w:r w:rsidRPr="00445ED3">
              <w:rPr>
                <w:rFonts w:eastAsia="PMingLiU" w:cs="Arial"/>
                <w:szCs w:val="20"/>
                <w:lang w:val="en-US" w:eastAsia="zh-CN"/>
              </w:rPr>
              <w:t>endfor</w:t>
            </w:r>
            <w:proofErr w:type="spellEnd"/>
            <w:r w:rsidRPr="00445ED3">
              <w:rPr>
                <w:rFonts w:eastAsia="PMingLiU" w:cs="Arial"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1E1666" w14:textId="34F7AD55" w:rsidR="007E7D77" w:rsidRDefault="007E7D7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34E2696" w14:textId="0B757AE0" w:rsidR="007E7D77" w:rsidRDefault="007E7D7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2B390A" w14:textId="6EDC1098" w:rsidR="007E7D77" w:rsidRDefault="007E7D7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D37E184" w14:textId="4186E3C0" w:rsidR="007E7D77" w:rsidRDefault="007E7D77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3D35739" w14:textId="69E2EC0F" w:rsidR="007E7D77" w:rsidRDefault="007E7D77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5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0DC6107C" w14:textId="674C0183" w:rsidR="007E7D77" w:rsidRDefault="007E7D7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</w:tbl>
    <w:p w14:paraId="1394E8F6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52B9D10D" w14:textId="0C2D3BBB" w:rsidR="007E7D77" w:rsidRDefault="00C70420" w:rsidP="007E7D77">
      <w:pPr>
        <w:pStyle w:val="afb"/>
        <w:numPr>
          <w:ilvl w:val="0"/>
          <w:numId w:val="19"/>
        </w:numPr>
        <w:spacing w:before="0" w:line="360" w:lineRule="auto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范围三</w:t>
      </w:r>
      <w:r>
        <w:rPr>
          <w:rFonts w:eastAsia="宋体" w:cs="Arial" w:hint="eastAsia"/>
          <w:iCs/>
          <w:sz w:val="24"/>
          <w:lang w:eastAsia="zh-CN"/>
        </w:rPr>
        <w:t xml:space="preserve"> </w:t>
      </w:r>
      <w:r>
        <w:rPr>
          <w:rFonts w:eastAsia="宋体" w:cs="Arial" w:hint="eastAsia"/>
          <w:iCs/>
          <w:sz w:val="24"/>
          <w:lang w:eastAsia="zh-CN"/>
        </w:rPr>
        <w:t>类别</w:t>
      </w:r>
      <w:r>
        <w:rPr>
          <w:rFonts w:eastAsia="宋体" w:cs="Arial" w:hint="eastAsia"/>
          <w:iCs/>
          <w:sz w:val="24"/>
          <w:lang w:eastAsia="zh-CN"/>
        </w:rPr>
        <w:t xml:space="preserve">1 </w:t>
      </w:r>
      <w:r w:rsidR="007E7D77">
        <w:rPr>
          <w:rFonts w:eastAsia="宋体" w:cs="Arial" w:hint="eastAsia"/>
          <w:iCs/>
          <w:sz w:val="24"/>
          <w:lang w:eastAsia="zh-CN"/>
        </w:rPr>
        <w:t>外购商品和服务的上游排放因子表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08"/>
        <w:gridCol w:w="1303"/>
        <w:gridCol w:w="1135"/>
        <w:gridCol w:w="1101"/>
        <w:gridCol w:w="1044"/>
        <w:gridCol w:w="1101"/>
        <w:gridCol w:w="1040"/>
        <w:gridCol w:w="1135"/>
      </w:tblGrid>
      <w:tr w:rsidR="007E7D77" w14:paraId="5B4FD293" w14:textId="77777777" w:rsidTr="00E115D8">
        <w:trPr>
          <w:trHeight w:val="315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3D95CC98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编号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36D6BA23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排放类别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66AF9F2A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排放源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7A79EEE9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Activity name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32CF6CFD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Geography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6600" w:themeFill="accent3"/>
            <w:noWrap/>
            <w:vAlign w:val="center"/>
          </w:tcPr>
          <w:p w14:paraId="5A94E1A0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24"/>
                <w:vertAlign w:val="subscript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6600" w:themeFill="accent3"/>
            <w:noWrap/>
            <w:vAlign w:val="center"/>
          </w:tcPr>
          <w:p w14:paraId="1CA0AE6A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引用源</w:t>
            </w:r>
          </w:p>
        </w:tc>
      </w:tr>
      <w:tr w:rsidR="007E7D77" w14:paraId="5594D88F" w14:textId="77777777" w:rsidTr="00E115D8">
        <w:trPr>
          <w:trHeight w:val="31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204E48D7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764D281C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0908A95E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2C5643E8" w14:textId="77777777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0477DD12" w14:textId="77777777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0568C173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排放因子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1ED21E50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单位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7DE1AC1D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缺省排放因子</w:t>
            </w:r>
          </w:p>
        </w:tc>
      </w:tr>
      <w:tr w:rsidR="007E7D77" w14:paraId="595F4DB7" w14:textId="77777777" w:rsidTr="00E115D8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44C1E3" w14:textId="57311AE6" w:rsidR="007E7D77" w:rsidRDefault="008120A3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>{%tr for item in cat1_ef_items %}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ACEF66F" w14:textId="02205850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D0D96B" w14:textId="484E625D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7319039" w14:textId="0D77CF0A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376B6F1" w14:textId="27A559EE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C5537DC" w14:textId="652716DF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C4CB395" w14:textId="1525C5EF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59251F8" w14:textId="2E2D265F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  <w:tr w:rsidR="007E7D77" w14:paraId="7C8E7FBE" w14:textId="77777777" w:rsidTr="00E115D8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354F48" w14:textId="016BD006" w:rsidR="007E7D77" w:rsidRDefault="008120A3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>item.number</w:t>
            </w:r>
            <w:proofErr w:type="spellEnd"/>
            <w:proofErr w:type="gramEnd"/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2F42E9" w14:textId="50415030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gramStart"/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>_source_type_cat1}}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26E8F7" w14:textId="06B8439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gramStart"/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>_source_cat1}}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C4438A" w14:textId="3AFCF26C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gramStart"/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>_name_cat1}}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FEFFB" w14:textId="552C63A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gramStart"/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>_geo_cat1}}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864AC5" w14:textId="0AD42F1C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>{{item.cat1_emission_factor}}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F5890" w14:textId="3F40852A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>{{item.cat1_emission_unit}}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253C7E" w14:textId="6A6DAACD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>{{item.cat1_emission_source}}</w:t>
            </w:r>
          </w:p>
        </w:tc>
      </w:tr>
      <w:tr w:rsidR="007E7D77" w14:paraId="0748AF91" w14:textId="77777777" w:rsidTr="00E115D8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C7914A" w14:textId="69D16FD5" w:rsidR="007E7D77" w:rsidRDefault="008120A3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{%tr </w:t>
            </w:r>
            <w:proofErr w:type="spellStart"/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>endfor</w:t>
            </w:r>
            <w:proofErr w:type="spellEnd"/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1D81B2" w14:textId="4B17CE5D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705843F" w14:textId="79A1B132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AF5C05" w14:textId="7277D134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6A24AD" w14:textId="3A51E2D5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E0DDA29" w14:textId="104B7847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4774483" w14:textId="2BEBCE06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E8C4BE7" w14:textId="694C3721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</w:tbl>
    <w:p w14:paraId="2BF356F3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315B7DC6" w14:textId="0D4B126C" w:rsidR="007E7D77" w:rsidRDefault="00C70420" w:rsidP="007E7D77">
      <w:pPr>
        <w:pStyle w:val="afb"/>
        <w:numPr>
          <w:ilvl w:val="0"/>
          <w:numId w:val="19"/>
        </w:numPr>
        <w:spacing w:before="0" w:line="360" w:lineRule="auto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范围三</w:t>
      </w:r>
      <w:r>
        <w:rPr>
          <w:rFonts w:eastAsia="宋体" w:cs="Arial" w:hint="eastAsia"/>
          <w:iCs/>
          <w:sz w:val="24"/>
          <w:lang w:eastAsia="zh-CN"/>
        </w:rPr>
        <w:t xml:space="preserve"> </w:t>
      </w:r>
      <w:r>
        <w:rPr>
          <w:rFonts w:eastAsia="宋体" w:cs="Arial" w:hint="eastAsia"/>
          <w:iCs/>
          <w:sz w:val="24"/>
          <w:lang w:eastAsia="zh-CN"/>
        </w:rPr>
        <w:t>类别</w:t>
      </w:r>
      <w:r>
        <w:rPr>
          <w:rFonts w:eastAsia="宋体" w:cs="Arial" w:hint="eastAsia"/>
          <w:iCs/>
          <w:sz w:val="24"/>
          <w:lang w:eastAsia="zh-CN"/>
        </w:rPr>
        <w:t xml:space="preserve">2 </w:t>
      </w:r>
      <w:r w:rsidR="007E7D77">
        <w:rPr>
          <w:rFonts w:eastAsia="宋体" w:cs="Arial" w:hint="eastAsia"/>
          <w:iCs/>
          <w:sz w:val="24"/>
          <w:lang w:eastAsia="zh-CN"/>
        </w:rPr>
        <w:t>资本货物排放因子表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5"/>
        <w:gridCol w:w="756"/>
        <w:gridCol w:w="1843"/>
        <w:gridCol w:w="1843"/>
        <w:gridCol w:w="1842"/>
        <w:gridCol w:w="1134"/>
        <w:gridCol w:w="1134"/>
      </w:tblGrid>
      <w:tr w:rsidR="007E7D77" w14:paraId="7F0BEE53" w14:textId="77777777" w:rsidTr="00C726E1">
        <w:trPr>
          <w:trHeight w:val="315"/>
        </w:trPr>
        <w:tc>
          <w:tcPr>
            <w:tcW w:w="5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1DF4D213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编号</w:t>
            </w:r>
          </w:p>
        </w:tc>
        <w:tc>
          <w:tcPr>
            <w:tcW w:w="7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542BDEC5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排放类别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320E0A6D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排放源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5FB2CFC9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Activity name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6600" w:themeFill="accent3"/>
            <w:noWrap/>
            <w:vAlign w:val="center"/>
          </w:tcPr>
          <w:p w14:paraId="69DA4A34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24"/>
                <w:vertAlign w:val="subscript"/>
                <w:lang w:val="en-US" w:eastAsia="zh-CN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6600" w:themeFill="accent3"/>
            <w:noWrap/>
            <w:vAlign w:val="center"/>
          </w:tcPr>
          <w:p w14:paraId="765D9437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引用源</w:t>
            </w:r>
          </w:p>
        </w:tc>
      </w:tr>
      <w:tr w:rsidR="007E7D77" w14:paraId="42D1058F" w14:textId="77777777" w:rsidTr="00C726E1">
        <w:trPr>
          <w:trHeight w:val="315"/>
        </w:trPr>
        <w:tc>
          <w:tcPr>
            <w:tcW w:w="5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07C2D92C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7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59121991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266BAC70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0BC31996" w14:textId="77777777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56B93B40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排放因子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1B22E317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单位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246E9EDB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缺省排放因子</w:t>
            </w:r>
          </w:p>
        </w:tc>
      </w:tr>
      <w:tr w:rsidR="007E7D77" w14:paraId="3754F1AB" w14:textId="77777777" w:rsidTr="00C726E1">
        <w:trPr>
          <w:trHeight w:val="300"/>
        </w:trPr>
        <w:tc>
          <w:tcPr>
            <w:tcW w:w="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7CF1C28" w14:textId="234C23C5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{%tr for item in cat2_ef_items %}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F78293D" w14:textId="25F31552" w:rsidR="007E7D77" w:rsidRPr="001F73F2" w:rsidRDefault="007E7D7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D2C28F" w14:textId="1757FF8A" w:rsidR="007E7D77" w:rsidRPr="001F73F2" w:rsidRDefault="007E7D7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37EA0AC" w14:textId="454C3347" w:rsidR="007E7D77" w:rsidRPr="001F73F2" w:rsidRDefault="007E7D7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BE6AD37" w14:textId="2BFDDE77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9002CD" w14:textId="3E3FADDD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EC85AED" w14:textId="47F933A9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  <w:tr w:rsidR="007E7D77" w14:paraId="27D1A40A" w14:textId="77777777" w:rsidTr="00C726E1">
        <w:trPr>
          <w:trHeight w:val="300"/>
        </w:trPr>
        <w:tc>
          <w:tcPr>
            <w:tcW w:w="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0C7F01B" w14:textId="7BBB03D7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item.number</w:t>
            </w:r>
            <w:proofErr w:type="spellEnd"/>
            <w:proofErr w:type="gramEnd"/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153247C" w14:textId="3C9B71B2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gramStart"/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_source_type_cat2}}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AB7960" w14:textId="5F65858B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gramStart"/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_source_cat2}}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5C0091" w14:textId="2300561A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gramStart"/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_name_cat2}}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8E5FFE" w14:textId="589828F9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{{item.cat2_emission_factor}}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B055847" w14:textId="759A0490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{{item.cat2_emission_unit}}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718A72A" w14:textId="744C1367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{{item.cat2_emission_source}}</w:t>
            </w:r>
          </w:p>
        </w:tc>
      </w:tr>
      <w:tr w:rsidR="007E7D77" w14:paraId="6AE4EB05" w14:textId="77777777" w:rsidTr="00C726E1">
        <w:trPr>
          <w:trHeight w:val="300"/>
        </w:trPr>
        <w:tc>
          <w:tcPr>
            <w:tcW w:w="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08EECCC" w14:textId="59B70670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{%tr </w:t>
            </w:r>
            <w:proofErr w:type="spellStart"/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endfor</w:t>
            </w:r>
            <w:proofErr w:type="spellEnd"/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1F2DCA" w14:textId="0BF50F6D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2C9CDD" w14:textId="0337BA5C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8A9524" w14:textId="43DFFE9E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E884B29" w14:textId="0C4B67F6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DB84FDD" w14:textId="11D75102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2DCC7AD" w14:textId="2DF1019B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</w:tbl>
    <w:p w14:paraId="5EE624CD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</w:p>
    <w:p w14:paraId="3E1EB96B" w14:textId="54D40988" w:rsidR="007E7D77" w:rsidRDefault="00C70420" w:rsidP="007E7D77">
      <w:pPr>
        <w:pStyle w:val="afb"/>
        <w:numPr>
          <w:ilvl w:val="0"/>
          <w:numId w:val="19"/>
        </w:numPr>
        <w:spacing w:before="0" w:line="360" w:lineRule="auto"/>
        <w:rPr>
          <w:rFonts w:eastAsia="宋体" w:cs="Arial"/>
          <w:iCs/>
          <w:sz w:val="24"/>
          <w:lang w:val="en-US" w:eastAsia="zh-CN"/>
        </w:rPr>
      </w:pPr>
      <w:r>
        <w:rPr>
          <w:rFonts w:ascii="宋体" w:eastAsia="宋体" w:hAnsi="宋体" w:cs="宋体" w:hint="eastAsia"/>
          <w:color w:val="000000"/>
          <w:sz w:val="24"/>
          <w:lang w:val="en-US" w:eastAsia="zh-CN"/>
        </w:rPr>
        <w:lastRenderedPageBreak/>
        <w:t xml:space="preserve">范围三 类别3 </w:t>
      </w:r>
      <w:r w:rsidR="007E7D77">
        <w:rPr>
          <w:rFonts w:ascii="宋体" w:eastAsia="宋体" w:hAnsi="宋体" w:cs="宋体" w:hint="eastAsia"/>
          <w:color w:val="000000"/>
          <w:sz w:val="24"/>
          <w:lang w:val="en-US" w:eastAsia="zh-CN"/>
        </w:rPr>
        <w:t>范围一、二之外燃料和能源相关的活动产生的排放因子表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06"/>
        <w:gridCol w:w="1301"/>
        <w:gridCol w:w="1134"/>
        <w:gridCol w:w="1101"/>
        <w:gridCol w:w="1044"/>
        <w:gridCol w:w="1101"/>
        <w:gridCol w:w="1040"/>
        <w:gridCol w:w="1135"/>
      </w:tblGrid>
      <w:tr w:rsidR="007E7D77" w14:paraId="21FDC32F" w14:textId="77777777" w:rsidTr="001F73F2">
        <w:trPr>
          <w:trHeight w:val="315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3BBC1BC2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编号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3A81ABCE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排放类别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1BA8DEDF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排放源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387ACD1B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Activity name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5A1B5235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Geography</w:t>
            </w:r>
          </w:p>
        </w:tc>
        <w:tc>
          <w:tcPr>
            <w:tcW w:w="2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6600" w:themeFill="accent3"/>
            <w:noWrap/>
            <w:vAlign w:val="center"/>
          </w:tcPr>
          <w:p w14:paraId="652DAD71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24"/>
                <w:vertAlign w:val="subscript"/>
                <w:lang w:val="en-US" w:eastAsia="zh-CN"/>
              </w:rPr>
              <w:t>2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2463C15D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引用源</w:t>
            </w:r>
          </w:p>
        </w:tc>
      </w:tr>
      <w:tr w:rsidR="001F73F2" w14:paraId="4B167422" w14:textId="77777777" w:rsidTr="001F73F2">
        <w:trPr>
          <w:trHeight w:val="31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1F35B6F8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6AB91A36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5A2F8CD1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6D3A09C9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66965862" w14:textId="77777777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30C984E3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排放因子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3DFBD7C6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单位</w:t>
            </w:r>
          </w:p>
        </w:tc>
        <w:tc>
          <w:tcPr>
            <w:tcW w:w="1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0191A292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缺省排放因子</w:t>
            </w:r>
          </w:p>
        </w:tc>
      </w:tr>
      <w:tr w:rsidR="001F73F2" w14:paraId="0E1FEC06" w14:textId="77777777" w:rsidTr="001F73F2">
        <w:trPr>
          <w:trHeight w:val="4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77225ED" w14:textId="241A7B13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{%tr for item in cat3_ef_items %}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125D7C8" w14:textId="1B5CA90F" w:rsidR="007E7D77" w:rsidRPr="001F73F2" w:rsidRDefault="007E7D7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D3CF9A" w14:textId="43CC9AD5" w:rsidR="007E7D77" w:rsidRPr="001F73F2" w:rsidRDefault="007E7D7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FD00669" w14:textId="0541AE69" w:rsidR="007E7D77" w:rsidRPr="001F73F2" w:rsidRDefault="007E7D7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92BE37" w14:textId="47C5AB19" w:rsidR="007E7D77" w:rsidRPr="001F73F2" w:rsidRDefault="007E7D7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98162D" w14:textId="31954D5D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797A028" w14:textId="2E814DE0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1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EE7CFE9" w14:textId="216B5AA6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  <w:tr w:rsidR="001F73F2" w14:paraId="7BA2977B" w14:textId="77777777" w:rsidTr="001F73F2">
        <w:trPr>
          <w:trHeight w:val="4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9AE5581" w14:textId="0E064EEC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item.number</w:t>
            </w:r>
            <w:proofErr w:type="spellEnd"/>
            <w:proofErr w:type="gramEnd"/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131FF7" w14:textId="24BBABB3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gramStart"/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_source_type_cat3}}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BE01FF" w14:textId="63C4A738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gramStart"/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_source_cat3}}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5F8779" w14:textId="6472E5F8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gramStart"/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_name_cat3}}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DD261D" w14:textId="4AE97B26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gramStart"/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_geo_cat3}}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0C1BB9" w14:textId="6E836ADA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{{item.cat3_emission_factor}}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906558" w14:textId="1DE2139A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{{item.cat3_emission_unit}}</w:t>
            </w:r>
          </w:p>
        </w:tc>
        <w:tc>
          <w:tcPr>
            <w:tcW w:w="1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78CB257" w14:textId="33154D65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{{item.cat3_emission_source}}</w:t>
            </w:r>
          </w:p>
        </w:tc>
      </w:tr>
      <w:tr w:rsidR="001F73F2" w14:paraId="60EC1D1E" w14:textId="77777777" w:rsidTr="001F73F2">
        <w:trPr>
          <w:trHeight w:val="4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79A4EC2" w14:textId="4653F66D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{%tr </w:t>
            </w:r>
            <w:proofErr w:type="spellStart"/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endfor</w:t>
            </w:r>
            <w:proofErr w:type="spellEnd"/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5CC32BB" w14:textId="45F313AB" w:rsidR="007E7D77" w:rsidRPr="001F73F2" w:rsidRDefault="007E7D7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C309FF" w14:textId="50ED9828" w:rsidR="007E7D77" w:rsidRPr="001F73F2" w:rsidRDefault="007E7D7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636238" w14:textId="7D7A1E69" w:rsidR="007E7D77" w:rsidRPr="001F73F2" w:rsidRDefault="007E7D7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DBBA502" w14:textId="3F8C1E7B" w:rsidR="007E7D77" w:rsidRPr="001F73F2" w:rsidRDefault="007E7D7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B60D14" w14:textId="1188936B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207973" w14:textId="0204E9C3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1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1E03208" w14:textId="6ACE28ED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</w:tbl>
    <w:p w14:paraId="5DDE1F02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</w:p>
    <w:p w14:paraId="2D586DD7" w14:textId="02317151" w:rsidR="007E7D77" w:rsidRDefault="00C70420" w:rsidP="007E7D77">
      <w:pPr>
        <w:pStyle w:val="afb"/>
        <w:numPr>
          <w:ilvl w:val="0"/>
          <w:numId w:val="19"/>
        </w:numPr>
        <w:spacing w:before="0" w:line="360" w:lineRule="auto"/>
        <w:rPr>
          <w:rFonts w:eastAsia="宋体" w:cs="Arial"/>
          <w:iCs/>
          <w:sz w:val="24"/>
          <w:lang w:val="en-US" w:eastAsia="zh-CN"/>
        </w:rPr>
      </w:pPr>
      <w:r>
        <w:rPr>
          <w:rFonts w:eastAsia="宋体" w:cs="Arial" w:hint="eastAsia"/>
          <w:iCs/>
          <w:sz w:val="24"/>
          <w:lang w:val="en-US" w:eastAsia="zh-CN"/>
        </w:rPr>
        <w:t>范围三</w:t>
      </w:r>
      <w:r>
        <w:rPr>
          <w:rFonts w:eastAsia="宋体" w:cs="Arial" w:hint="eastAsia"/>
          <w:iCs/>
          <w:sz w:val="24"/>
          <w:lang w:val="en-US" w:eastAsia="zh-CN"/>
        </w:rPr>
        <w:t xml:space="preserve"> </w:t>
      </w:r>
      <w:r>
        <w:rPr>
          <w:rFonts w:eastAsia="宋体" w:cs="Arial" w:hint="eastAsia"/>
          <w:iCs/>
          <w:sz w:val="24"/>
          <w:lang w:val="en-US" w:eastAsia="zh-CN"/>
        </w:rPr>
        <w:t>类别</w:t>
      </w:r>
      <w:r>
        <w:rPr>
          <w:rFonts w:eastAsia="宋体" w:cs="Arial" w:hint="eastAsia"/>
          <w:iCs/>
          <w:sz w:val="24"/>
          <w:lang w:val="en-US" w:eastAsia="zh-CN"/>
        </w:rPr>
        <w:t xml:space="preserve">4 </w:t>
      </w:r>
      <w:r w:rsidR="007E7D77">
        <w:rPr>
          <w:rFonts w:eastAsia="宋体" w:cs="Arial" w:hint="eastAsia"/>
          <w:iCs/>
          <w:sz w:val="24"/>
          <w:lang w:val="en-US" w:eastAsia="zh-CN"/>
        </w:rPr>
        <w:t>上下游运输配送产生的排放因子表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06"/>
        <w:gridCol w:w="1301"/>
        <w:gridCol w:w="1134"/>
        <w:gridCol w:w="1101"/>
        <w:gridCol w:w="1044"/>
        <w:gridCol w:w="1101"/>
        <w:gridCol w:w="1040"/>
        <w:gridCol w:w="1135"/>
      </w:tblGrid>
      <w:tr w:rsidR="00133A07" w14:paraId="3AD56AD5" w14:textId="77777777" w:rsidTr="00E115D8">
        <w:trPr>
          <w:trHeight w:val="315"/>
        </w:trPr>
        <w:tc>
          <w:tcPr>
            <w:tcW w:w="17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347A89FA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编号</w:t>
            </w:r>
          </w:p>
        </w:tc>
        <w:tc>
          <w:tcPr>
            <w:tcW w:w="8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5C0C107D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排放类别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55E16EFD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排放源</w:t>
            </w:r>
          </w:p>
        </w:tc>
        <w:tc>
          <w:tcPr>
            <w:tcW w:w="58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446BC91C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Activity name</w:t>
            </w:r>
          </w:p>
        </w:tc>
        <w:tc>
          <w:tcPr>
            <w:tcW w:w="144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760F11E8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Geography</w:t>
            </w:r>
          </w:p>
        </w:tc>
        <w:tc>
          <w:tcPr>
            <w:tcW w:w="88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6600" w:themeFill="accent3"/>
            <w:noWrap/>
            <w:vAlign w:val="center"/>
          </w:tcPr>
          <w:p w14:paraId="3B2EF036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24"/>
                <w:vertAlign w:val="subscript"/>
                <w:lang w:val="en-US" w:eastAsia="zh-CN"/>
              </w:rPr>
              <w:t>2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12C21612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引用源</w:t>
            </w:r>
          </w:p>
        </w:tc>
      </w:tr>
      <w:tr w:rsidR="00133A07" w14:paraId="5D07542A" w14:textId="77777777" w:rsidTr="00E115D8">
        <w:trPr>
          <w:trHeight w:val="315"/>
        </w:trPr>
        <w:tc>
          <w:tcPr>
            <w:tcW w:w="17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2870535C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8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783AAC10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7DE7D220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58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4175209E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144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45712524" w14:textId="77777777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20AAA475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排放因子</w:t>
            </w:r>
          </w:p>
        </w:tc>
        <w:tc>
          <w:tcPr>
            <w:tcW w:w="4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4D73CFD4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单位</w:t>
            </w:r>
          </w:p>
        </w:tc>
        <w:tc>
          <w:tcPr>
            <w:tcW w:w="4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6EF8E21D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缺省排放因子</w:t>
            </w:r>
          </w:p>
        </w:tc>
      </w:tr>
      <w:tr w:rsidR="00133A07" w14:paraId="3D3E644E" w14:textId="77777777" w:rsidTr="00E115D8">
        <w:trPr>
          <w:trHeight w:val="7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D34C32B" w14:textId="1CDE868A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{%tr for item in cat</w:t>
            </w:r>
            <w:r w:rsidR="00133A07">
              <w:rPr>
                <w:rFonts w:cs="Arial" w:hint="eastAsia"/>
                <w:color w:val="000000"/>
                <w:szCs w:val="20"/>
                <w:lang w:val="en-US" w:eastAsia="zh-CN"/>
              </w:rPr>
              <w:t>4</w:t>
            </w: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_ef_items %}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C3048BF" w14:textId="11E85AE2" w:rsidR="007E7D77" w:rsidRPr="001F73F2" w:rsidRDefault="007E7D7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63B89B" w14:textId="1A24D411" w:rsidR="007E7D77" w:rsidRPr="001F73F2" w:rsidRDefault="007E7D7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3ADD777" w14:textId="49B404B1" w:rsidR="007E7D77" w:rsidRPr="001F73F2" w:rsidRDefault="007E7D7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14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F2FE32B" w14:textId="2345D974" w:rsidR="007E7D77" w:rsidRPr="001F73F2" w:rsidRDefault="007E7D7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B2ADB0A" w14:textId="720775FA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621D032" w14:textId="6C4A1B55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A3CE587" w14:textId="525043E9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  <w:tr w:rsidR="00133A07" w14:paraId="181756F0" w14:textId="77777777" w:rsidTr="00E115D8">
        <w:trPr>
          <w:trHeight w:val="7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9ACC45" w14:textId="18426CE6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item.number</w:t>
            </w:r>
            <w:proofErr w:type="spellEnd"/>
            <w:proofErr w:type="gramEnd"/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69B34ED" w14:textId="7D65E2C5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gramStart"/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_source_type_ca</w:t>
            </w:r>
            <w:r w:rsidR="00133A07">
              <w:rPr>
                <w:rFonts w:cs="Arial" w:hint="eastAsia"/>
                <w:color w:val="000000"/>
                <w:szCs w:val="20"/>
                <w:lang w:val="en-US" w:eastAsia="zh-CN"/>
              </w:rPr>
              <w:t>t4</w:t>
            </w: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4A5B57" w14:textId="12B7AB63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gramStart"/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_source_cat</w:t>
            </w:r>
            <w:r w:rsidR="00133A07">
              <w:rPr>
                <w:rFonts w:cs="Arial" w:hint="eastAsia"/>
                <w:color w:val="000000"/>
                <w:szCs w:val="20"/>
                <w:lang w:val="en-US" w:eastAsia="zh-CN"/>
              </w:rPr>
              <w:t>4</w:t>
            </w: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E9EDA05" w14:textId="6CEB5192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gramStart"/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_name_cat</w:t>
            </w:r>
            <w:r w:rsidR="00133A07">
              <w:rPr>
                <w:rFonts w:cs="Arial" w:hint="eastAsia"/>
                <w:color w:val="000000"/>
                <w:szCs w:val="20"/>
                <w:lang w:val="en-US" w:eastAsia="zh-CN"/>
              </w:rPr>
              <w:t>4</w:t>
            </w: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14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1EBB3E" w14:textId="5155E21A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gramStart"/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_geo_cat</w:t>
            </w:r>
            <w:r w:rsidR="00133A07">
              <w:rPr>
                <w:rFonts w:cs="Arial" w:hint="eastAsia"/>
                <w:color w:val="000000"/>
                <w:szCs w:val="20"/>
                <w:lang w:val="en-US" w:eastAsia="zh-CN"/>
              </w:rPr>
              <w:t>4</w:t>
            </w: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9023A06" w14:textId="4FF7A9DF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{{item.cat</w:t>
            </w:r>
            <w:r w:rsidR="00133A07">
              <w:rPr>
                <w:rFonts w:cs="Arial" w:hint="eastAsia"/>
                <w:color w:val="000000"/>
                <w:szCs w:val="20"/>
                <w:lang w:val="en-US" w:eastAsia="zh-CN"/>
              </w:rPr>
              <w:t>4</w:t>
            </w: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_emission_factor}}</w:t>
            </w:r>
          </w:p>
        </w:tc>
        <w:tc>
          <w:tcPr>
            <w:tcW w:w="4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578E5CD" w14:textId="10DCC6EA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{{item.cat</w:t>
            </w:r>
            <w:r w:rsidR="00133A07">
              <w:rPr>
                <w:rFonts w:cs="Arial" w:hint="eastAsia"/>
                <w:color w:val="000000"/>
                <w:szCs w:val="20"/>
                <w:lang w:val="en-US" w:eastAsia="zh-CN"/>
              </w:rPr>
              <w:t>4</w:t>
            </w: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_emission_unit}}</w:t>
            </w:r>
          </w:p>
        </w:tc>
        <w:tc>
          <w:tcPr>
            <w:tcW w:w="4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14B959" w14:textId="091F84D3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{{item.cat</w:t>
            </w:r>
            <w:r w:rsidR="00133A07">
              <w:rPr>
                <w:rFonts w:cs="Arial" w:hint="eastAsia"/>
                <w:color w:val="000000"/>
                <w:szCs w:val="20"/>
                <w:lang w:val="en-US" w:eastAsia="zh-CN"/>
              </w:rPr>
              <w:t>4</w:t>
            </w: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_emission_source}}</w:t>
            </w:r>
          </w:p>
        </w:tc>
      </w:tr>
      <w:tr w:rsidR="00133A07" w14:paraId="3E5F18E8" w14:textId="77777777" w:rsidTr="00E115D8">
        <w:trPr>
          <w:trHeight w:val="48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6EF33A" w14:textId="152FF271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{%tr </w:t>
            </w:r>
            <w:proofErr w:type="spellStart"/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>endfor</w:t>
            </w:r>
            <w:proofErr w:type="spellEnd"/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575E133" w14:textId="50E26D5A" w:rsidR="007E7D77" w:rsidRPr="001F73F2" w:rsidRDefault="007E7D7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4D0EF0" w14:textId="3E47505A" w:rsidR="007E7D77" w:rsidRPr="001F73F2" w:rsidRDefault="007E7D7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542C383" w14:textId="4A29BD13" w:rsidR="007E7D77" w:rsidRPr="001F73F2" w:rsidRDefault="007E7D7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14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D534685" w14:textId="4A80CC48" w:rsidR="007E7D77" w:rsidRPr="001F73F2" w:rsidRDefault="007E7D7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EC50C32" w14:textId="580B747D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871B69F" w14:textId="4589F1BB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D77F782" w14:textId="3177371C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</w:tbl>
    <w:p w14:paraId="614B5E96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</w:p>
    <w:p w14:paraId="23788652" w14:textId="11C268D4" w:rsidR="007E7D77" w:rsidRDefault="00C70420" w:rsidP="007E7D77">
      <w:pPr>
        <w:pStyle w:val="afb"/>
        <w:numPr>
          <w:ilvl w:val="0"/>
          <w:numId w:val="19"/>
        </w:numPr>
        <w:spacing w:before="0" w:line="360" w:lineRule="auto"/>
        <w:rPr>
          <w:rFonts w:eastAsia="宋体" w:cs="Arial"/>
          <w:iCs/>
          <w:sz w:val="24"/>
          <w:lang w:val="en-US" w:eastAsia="zh-CN"/>
        </w:rPr>
      </w:pPr>
      <w:r>
        <w:rPr>
          <w:rFonts w:eastAsia="宋体" w:cs="Arial" w:hint="eastAsia"/>
          <w:iCs/>
          <w:sz w:val="24"/>
          <w:lang w:val="en-US" w:eastAsia="zh-CN"/>
        </w:rPr>
        <w:t>范围三</w:t>
      </w:r>
      <w:r>
        <w:rPr>
          <w:rFonts w:eastAsia="宋体" w:cs="Arial" w:hint="eastAsia"/>
          <w:iCs/>
          <w:sz w:val="24"/>
          <w:lang w:val="en-US" w:eastAsia="zh-CN"/>
        </w:rPr>
        <w:t xml:space="preserve"> </w:t>
      </w:r>
      <w:r>
        <w:rPr>
          <w:rFonts w:eastAsia="宋体" w:cs="Arial" w:hint="eastAsia"/>
          <w:iCs/>
          <w:sz w:val="24"/>
          <w:lang w:val="en-US" w:eastAsia="zh-CN"/>
        </w:rPr>
        <w:t>类别</w:t>
      </w:r>
      <w:r>
        <w:rPr>
          <w:rFonts w:eastAsia="宋体" w:cs="Arial" w:hint="eastAsia"/>
          <w:iCs/>
          <w:sz w:val="24"/>
          <w:lang w:val="en-US" w:eastAsia="zh-CN"/>
        </w:rPr>
        <w:t xml:space="preserve">5 </w:t>
      </w:r>
      <w:r w:rsidR="007E7D77">
        <w:rPr>
          <w:rFonts w:eastAsia="宋体" w:cs="Arial" w:hint="eastAsia"/>
          <w:iCs/>
          <w:sz w:val="24"/>
          <w:lang w:val="en-US" w:eastAsia="zh-CN"/>
        </w:rPr>
        <w:t>运营中产生的废物排放因子表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08"/>
        <w:gridCol w:w="1303"/>
        <w:gridCol w:w="1135"/>
        <w:gridCol w:w="1101"/>
        <w:gridCol w:w="1044"/>
        <w:gridCol w:w="1101"/>
        <w:gridCol w:w="1040"/>
        <w:gridCol w:w="1135"/>
      </w:tblGrid>
      <w:tr w:rsidR="007E7D77" w14:paraId="70A40B88" w14:textId="77777777" w:rsidTr="00133A07">
        <w:trPr>
          <w:trHeight w:val="315"/>
        </w:trPr>
        <w:tc>
          <w:tcPr>
            <w:tcW w:w="35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61C5CBDB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编号</w:t>
            </w:r>
          </w:p>
        </w:tc>
        <w:tc>
          <w:tcPr>
            <w:tcW w:w="88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7C2A891D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排放类别</w:t>
            </w:r>
          </w:p>
        </w:tc>
        <w:tc>
          <w:tcPr>
            <w:tcW w:w="47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06DB27B5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排放源</w:t>
            </w:r>
          </w:p>
        </w:tc>
        <w:tc>
          <w:tcPr>
            <w:tcW w:w="87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208EFC22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Activity name</w:t>
            </w:r>
          </w:p>
        </w:tc>
        <w:tc>
          <w:tcPr>
            <w:tcW w:w="64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286B72BA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Geography</w:t>
            </w:r>
          </w:p>
        </w:tc>
        <w:tc>
          <w:tcPr>
            <w:tcW w:w="94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6600" w:themeFill="accent3"/>
            <w:noWrap/>
            <w:vAlign w:val="center"/>
          </w:tcPr>
          <w:p w14:paraId="3D1D2343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24"/>
                <w:vertAlign w:val="subscript"/>
                <w:lang w:val="en-US" w:eastAsia="zh-CN"/>
              </w:rPr>
              <w:t>2</w:t>
            </w:r>
          </w:p>
        </w:tc>
        <w:tc>
          <w:tcPr>
            <w:tcW w:w="8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6600" w:themeFill="accent3"/>
            <w:noWrap/>
            <w:vAlign w:val="center"/>
          </w:tcPr>
          <w:p w14:paraId="21DE8514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引用源</w:t>
            </w:r>
          </w:p>
        </w:tc>
      </w:tr>
      <w:tr w:rsidR="00133A07" w14:paraId="761D52C2" w14:textId="77777777" w:rsidTr="00133A07">
        <w:trPr>
          <w:trHeight w:val="315"/>
        </w:trPr>
        <w:tc>
          <w:tcPr>
            <w:tcW w:w="35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605B543E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88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2ABBC7D5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47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00EE1325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87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486120F9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64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513AC294" w14:textId="77777777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56479011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排放因子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126EB006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单位</w:t>
            </w:r>
          </w:p>
        </w:tc>
        <w:tc>
          <w:tcPr>
            <w:tcW w:w="8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3B639379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缺省排放因子</w:t>
            </w:r>
          </w:p>
        </w:tc>
      </w:tr>
      <w:tr w:rsidR="00133A07" w14:paraId="1727C4A0" w14:textId="77777777" w:rsidTr="00133A07">
        <w:trPr>
          <w:trHeight w:val="480"/>
        </w:trPr>
        <w:tc>
          <w:tcPr>
            <w:tcW w:w="3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DFCD975" w14:textId="5F3A46EB" w:rsidR="007E7D77" w:rsidRPr="00133A07" w:rsidRDefault="00133A07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szCs w:val="20"/>
                <w:lang w:val="en-US" w:eastAsia="zh-CN"/>
              </w:rPr>
              <w:t>{%tr for item in cat5_ef_items %}</w:t>
            </w:r>
          </w:p>
        </w:tc>
        <w:tc>
          <w:tcPr>
            <w:tcW w:w="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82F3672" w14:textId="6AFCD040" w:rsidR="007E7D77" w:rsidRPr="00133A07" w:rsidRDefault="007E7D7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487E31" w14:textId="3CE2FC7B" w:rsidR="007E7D77" w:rsidRPr="00133A07" w:rsidRDefault="007E7D7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8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61E0248" w14:textId="007FAB80" w:rsidR="007E7D77" w:rsidRPr="00133A07" w:rsidRDefault="007E7D7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84A4DE3" w14:textId="2D8FCB86" w:rsidR="007E7D77" w:rsidRPr="00133A07" w:rsidRDefault="007E7D7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59ACD1E" w14:textId="2D338C08" w:rsidR="007E7D77" w:rsidRPr="00133A07" w:rsidRDefault="007E7D77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EBBAE98" w14:textId="7925762D" w:rsidR="007E7D77" w:rsidRDefault="007E7D77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8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25EDFD" w14:textId="19374A2E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  <w:tr w:rsidR="00133A07" w14:paraId="5484AD7F" w14:textId="77777777" w:rsidTr="00133A07">
        <w:trPr>
          <w:trHeight w:val="960"/>
        </w:trPr>
        <w:tc>
          <w:tcPr>
            <w:tcW w:w="3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AEED10" w14:textId="399D53E7" w:rsidR="007E7D77" w:rsidRPr="00133A07" w:rsidRDefault="00133A07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133A07">
              <w:rPr>
                <w:rFonts w:eastAsia="PMingLiU" w:cs="Arial"/>
                <w:szCs w:val="20"/>
                <w:lang w:val="en-US" w:eastAsia="zh-CN"/>
              </w:rPr>
              <w:t>item.number</w:t>
            </w:r>
            <w:proofErr w:type="spellEnd"/>
            <w:proofErr w:type="gramEnd"/>
            <w:r w:rsidRPr="00133A07">
              <w:rPr>
                <w:rFonts w:eastAsia="PMingLiU" w:cs="Arial"/>
                <w:szCs w:val="20"/>
                <w:lang w:val="en-US" w:eastAsia="zh-CN"/>
              </w:rPr>
              <w:t>}}</w:t>
            </w:r>
          </w:p>
        </w:tc>
        <w:tc>
          <w:tcPr>
            <w:tcW w:w="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C96ED5" w14:textId="13946B74" w:rsidR="007E7D77" w:rsidRPr="00133A07" w:rsidRDefault="00133A0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szCs w:val="20"/>
                <w:lang w:val="en-US" w:eastAsia="zh-CN"/>
              </w:rPr>
              <w:t>{{</w:t>
            </w:r>
            <w:proofErr w:type="gramStart"/>
            <w:r w:rsidRPr="00133A07">
              <w:rPr>
                <w:rFonts w:eastAsia="PMingLiU" w:cs="Arial"/>
                <w:szCs w:val="20"/>
                <w:lang w:val="en-US" w:eastAsia="zh-CN"/>
              </w:rPr>
              <w:t>item.emission</w:t>
            </w:r>
            <w:proofErr w:type="gramEnd"/>
            <w:r w:rsidRPr="00133A07">
              <w:rPr>
                <w:rFonts w:eastAsia="PMingLiU" w:cs="Arial"/>
                <w:szCs w:val="20"/>
                <w:lang w:val="en-US" w:eastAsia="zh-CN"/>
              </w:rPr>
              <w:t>_source_type_cat5}}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AADAA23" w14:textId="5BEA8DD9" w:rsidR="007E7D77" w:rsidRPr="00133A07" w:rsidRDefault="00133A0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szCs w:val="20"/>
                <w:lang w:val="en-US" w:eastAsia="zh-CN"/>
              </w:rPr>
              <w:t>{{</w:t>
            </w:r>
            <w:proofErr w:type="gramStart"/>
            <w:r w:rsidRPr="00133A07">
              <w:rPr>
                <w:rFonts w:eastAsia="PMingLiU" w:cs="Arial"/>
                <w:szCs w:val="20"/>
                <w:lang w:val="en-US" w:eastAsia="zh-CN"/>
              </w:rPr>
              <w:t>item.emission</w:t>
            </w:r>
            <w:proofErr w:type="gramEnd"/>
            <w:r w:rsidRPr="00133A07">
              <w:rPr>
                <w:rFonts w:eastAsia="PMingLiU" w:cs="Arial"/>
                <w:szCs w:val="20"/>
                <w:lang w:val="en-US" w:eastAsia="zh-CN"/>
              </w:rPr>
              <w:t>_source_cat5}}</w:t>
            </w:r>
          </w:p>
        </w:tc>
        <w:tc>
          <w:tcPr>
            <w:tcW w:w="8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64C281" w14:textId="56CC6842" w:rsidR="007E7D77" w:rsidRPr="00133A07" w:rsidRDefault="00133A0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szCs w:val="20"/>
                <w:lang w:val="en-US" w:eastAsia="zh-CN"/>
              </w:rPr>
              <w:t>{{</w:t>
            </w:r>
            <w:proofErr w:type="gramStart"/>
            <w:r w:rsidRPr="00133A07">
              <w:rPr>
                <w:rFonts w:eastAsia="PMingLiU" w:cs="Arial"/>
                <w:szCs w:val="20"/>
                <w:lang w:val="en-US" w:eastAsia="zh-CN"/>
              </w:rPr>
              <w:t>item.emission</w:t>
            </w:r>
            <w:proofErr w:type="gramEnd"/>
            <w:r w:rsidRPr="00133A07">
              <w:rPr>
                <w:rFonts w:eastAsia="PMingLiU" w:cs="Arial"/>
                <w:szCs w:val="20"/>
                <w:lang w:val="en-US" w:eastAsia="zh-CN"/>
              </w:rPr>
              <w:t>_name_cat5}}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8694C6" w14:textId="18BBEEAF" w:rsidR="007E7D77" w:rsidRPr="00133A07" w:rsidRDefault="00133A0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szCs w:val="20"/>
                <w:lang w:val="en-US" w:eastAsia="zh-CN"/>
              </w:rPr>
              <w:t>{{</w:t>
            </w:r>
            <w:proofErr w:type="gramStart"/>
            <w:r w:rsidRPr="00133A07">
              <w:rPr>
                <w:rFonts w:eastAsia="PMingLiU" w:cs="Arial"/>
                <w:szCs w:val="20"/>
                <w:lang w:val="en-US" w:eastAsia="zh-CN"/>
              </w:rPr>
              <w:t>item.emission</w:t>
            </w:r>
            <w:proofErr w:type="gramEnd"/>
            <w:r w:rsidRPr="00133A07">
              <w:rPr>
                <w:rFonts w:eastAsia="PMingLiU" w:cs="Arial"/>
                <w:szCs w:val="20"/>
                <w:lang w:val="en-US" w:eastAsia="zh-CN"/>
              </w:rPr>
              <w:t>_geo_cat5}}</w:t>
            </w: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5063577" w14:textId="67FB9D47" w:rsidR="007E7D77" w:rsidRPr="00133A07" w:rsidRDefault="00133A07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szCs w:val="20"/>
                <w:lang w:val="en-US" w:eastAsia="zh-CN"/>
              </w:rPr>
              <w:t>{{item.cat5_emission_factor}}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3DDF49" w14:textId="0AE72D6D" w:rsidR="007E7D77" w:rsidRDefault="00133A07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szCs w:val="20"/>
                <w:lang w:val="en-US" w:eastAsia="zh-CN"/>
              </w:rPr>
              <w:t>{{item.cat5_emission_unit}}</w:t>
            </w:r>
          </w:p>
        </w:tc>
        <w:tc>
          <w:tcPr>
            <w:tcW w:w="8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2ABD12E" w14:textId="12C8F364" w:rsidR="007E7D77" w:rsidRDefault="00133A0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>{{item.cat5_emission_source}}</w:t>
            </w:r>
          </w:p>
        </w:tc>
      </w:tr>
      <w:tr w:rsidR="00133A07" w14:paraId="3E25F614" w14:textId="77777777" w:rsidTr="00133A07">
        <w:trPr>
          <w:trHeight w:val="960"/>
        </w:trPr>
        <w:tc>
          <w:tcPr>
            <w:tcW w:w="3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00CE89" w14:textId="7581D13F" w:rsidR="007E7D77" w:rsidRDefault="00133A0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{%tr </w:t>
            </w:r>
            <w:proofErr w:type="spellStart"/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>endfor</w:t>
            </w:r>
            <w:proofErr w:type="spellEnd"/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70018BE" w14:textId="32459BBC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9C1E2A0" w14:textId="56C3D816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</w:p>
        </w:tc>
        <w:tc>
          <w:tcPr>
            <w:tcW w:w="8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E2002E9" w14:textId="76F60251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D1C5A5E" w14:textId="01ECDD64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3C3AB0E" w14:textId="44295D4B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48608F0" w14:textId="7E84B53A" w:rsidR="007E7D77" w:rsidRDefault="007E7D77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8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5119249" w14:textId="6BFA5B12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</w:tbl>
    <w:p w14:paraId="297EB98E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</w:p>
    <w:p w14:paraId="7DA1365A" w14:textId="5B842870" w:rsidR="007E7D77" w:rsidRDefault="00C70420" w:rsidP="007E7D77">
      <w:pPr>
        <w:pStyle w:val="afb"/>
        <w:numPr>
          <w:ilvl w:val="0"/>
          <w:numId w:val="19"/>
        </w:numPr>
        <w:spacing w:before="0" w:line="360" w:lineRule="auto"/>
        <w:rPr>
          <w:rFonts w:eastAsia="宋体" w:cs="Arial"/>
          <w:iCs/>
          <w:sz w:val="24"/>
          <w:lang w:val="en-US" w:eastAsia="zh-CN"/>
        </w:rPr>
      </w:pPr>
      <w:r>
        <w:rPr>
          <w:rFonts w:eastAsia="宋体" w:cs="Arial" w:hint="eastAsia"/>
          <w:iCs/>
          <w:sz w:val="24"/>
          <w:lang w:val="en-US" w:eastAsia="zh-CN"/>
        </w:rPr>
        <w:t>范围三</w:t>
      </w:r>
      <w:r>
        <w:rPr>
          <w:rFonts w:eastAsia="宋体" w:cs="Arial" w:hint="eastAsia"/>
          <w:iCs/>
          <w:sz w:val="24"/>
          <w:lang w:val="en-US" w:eastAsia="zh-CN"/>
        </w:rPr>
        <w:t xml:space="preserve"> </w:t>
      </w:r>
      <w:r>
        <w:rPr>
          <w:rFonts w:eastAsia="宋体" w:cs="Arial" w:hint="eastAsia"/>
          <w:iCs/>
          <w:sz w:val="24"/>
          <w:lang w:val="en-US" w:eastAsia="zh-CN"/>
        </w:rPr>
        <w:t>类别</w:t>
      </w:r>
      <w:r>
        <w:rPr>
          <w:rFonts w:eastAsia="宋体" w:cs="Arial" w:hint="eastAsia"/>
          <w:iCs/>
          <w:sz w:val="24"/>
          <w:lang w:val="en-US" w:eastAsia="zh-CN"/>
        </w:rPr>
        <w:t>6</w:t>
      </w:r>
      <w:r w:rsidR="007E7D77">
        <w:rPr>
          <w:rFonts w:eastAsia="宋体" w:cs="Arial" w:hint="eastAsia"/>
          <w:iCs/>
          <w:sz w:val="24"/>
          <w:lang w:val="en-US" w:eastAsia="zh-CN"/>
        </w:rPr>
        <w:t>商务旅行产生的排放因子表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08"/>
        <w:gridCol w:w="1303"/>
        <w:gridCol w:w="1135"/>
        <w:gridCol w:w="1101"/>
        <w:gridCol w:w="1044"/>
        <w:gridCol w:w="1101"/>
        <w:gridCol w:w="1040"/>
        <w:gridCol w:w="1135"/>
      </w:tblGrid>
      <w:tr w:rsidR="007E7D77" w14:paraId="0B2C65D1" w14:textId="77777777" w:rsidTr="00133A07">
        <w:trPr>
          <w:trHeight w:val="315"/>
        </w:trPr>
        <w:tc>
          <w:tcPr>
            <w:tcW w:w="35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2CAF1C9F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编号</w:t>
            </w:r>
          </w:p>
        </w:tc>
        <w:tc>
          <w:tcPr>
            <w:tcW w:w="88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54E9D867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排放类别</w:t>
            </w:r>
          </w:p>
        </w:tc>
        <w:tc>
          <w:tcPr>
            <w:tcW w:w="47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2A1FBCB0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排放源</w:t>
            </w:r>
          </w:p>
        </w:tc>
        <w:tc>
          <w:tcPr>
            <w:tcW w:w="87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1E967A8A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Activity name</w:t>
            </w:r>
          </w:p>
        </w:tc>
        <w:tc>
          <w:tcPr>
            <w:tcW w:w="64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0DE7C85E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Geography</w:t>
            </w:r>
          </w:p>
        </w:tc>
        <w:tc>
          <w:tcPr>
            <w:tcW w:w="94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6600" w:themeFill="accent3"/>
            <w:noWrap/>
            <w:vAlign w:val="center"/>
          </w:tcPr>
          <w:p w14:paraId="0FFE7586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24"/>
                <w:vertAlign w:val="subscript"/>
                <w:lang w:val="en-US" w:eastAsia="zh-CN"/>
              </w:rPr>
              <w:t>2</w:t>
            </w:r>
          </w:p>
        </w:tc>
        <w:tc>
          <w:tcPr>
            <w:tcW w:w="8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6600" w:themeFill="accent3"/>
            <w:noWrap/>
            <w:vAlign w:val="center"/>
          </w:tcPr>
          <w:p w14:paraId="2FEF5213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引用源</w:t>
            </w:r>
          </w:p>
        </w:tc>
      </w:tr>
      <w:tr w:rsidR="00133A07" w14:paraId="2E7394CC" w14:textId="77777777" w:rsidTr="00133A07">
        <w:trPr>
          <w:trHeight w:val="315"/>
        </w:trPr>
        <w:tc>
          <w:tcPr>
            <w:tcW w:w="35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414ABE45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88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6B723182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47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16E23D44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87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0055290E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64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5E14BF46" w14:textId="77777777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5CFABB51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排放因子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19F10751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单位</w:t>
            </w:r>
          </w:p>
        </w:tc>
        <w:tc>
          <w:tcPr>
            <w:tcW w:w="8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4EB26FB0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缺省排放因子</w:t>
            </w:r>
          </w:p>
        </w:tc>
      </w:tr>
      <w:tr w:rsidR="00133A07" w14:paraId="6864BA93" w14:textId="77777777" w:rsidTr="00133A07">
        <w:trPr>
          <w:trHeight w:val="300"/>
        </w:trPr>
        <w:tc>
          <w:tcPr>
            <w:tcW w:w="3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8EAD85A" w14:textId="40CFAA6D" w:rsidR="007E7D77" w:rsidRDefault="00133A0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>{%tr for item in cat6_ef_items %}</w:t>
            </w:r>
          </w:p>
        </w:tc>
        <w:tc>
          <w:tcPr>
            <w:tcW w:w="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47AEADB" w14:textId="6DA68A12" w:rsidR="007E7D77" w:rsidRPr="00133A07" w:rsidRDefault="007E7D7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90BE8F" w14:textId="2F29B236" w:rsidR="007E7D77" w:rsidRPr="00133A07" w:rsidRDefault="007E7D7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8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DEB361C" w14:textId="7369713A" w:rsidR="007E7D77" w:rsidRPr="00133A07" w:rsidRDefault="007E7D7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387B8EC" w14:textId="55AD4629" w:rsidR="007E7D77" w:rsidRPr="00133A07" w:rsidRDefault="007E7D7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8CE0D07" w14:textId="19CC823E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3D6907A" w14:textId="4444ADCE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8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9713E02" w14:textId="0F29739B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  <w:tr w:rsidR="00133A07" w14:paraId="0079BD9E" w14:textId="77777777" w:rsidTr="00133A07">
        <w:trPr>
          <w:trHeight w:val="300"/>
        </w:trPr>
        <w:tc>
          <w:tcPr>
            <w:tcW w:w="3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9B8004B" w14:textId="095E69D1" w:rsidR="00133A07" w:rsidRDefault="00133A0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>item.number</w:t>
            </w:r>
            <w:proofErr w:type="spellEnd"/>
            <w:proofErr w:type="gramEnd"/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2F042B2" w14:textId="182AAF3C" w:rsidR="00133A07" w:rsidRPr="00133A07" w:rsidRDefault="00133A0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gramStart"/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>_source_type_cat6}}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3B6D78" w14:textId="7131BFB6" w:rsidR="00133A07" w:rsidRPr="00133A07" w:rsidRDefault="00133A0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gramStart"/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>_source_cat6}}</w:t>
            </w:r>
          </w:p>
        </w:tc>
        <w:tc>
          <w:tcPr>
            <w:tcW w:w="8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E38762" w14:textId="42DAFA00" w:rsidR="00133A07" w:rsidRPr="00133A07" w:rsidRDefault="00133A0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gramStart"/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>_name_cat6}}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CD9EEF" w14:textId="78C61315" w:rsidR="00133A07" w:rsidRPr="00133A07" w:rsidRDefault="00133A0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gramStart"/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>_geo_cat6}}</w:t>
            </w: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56F29E" w14:textId="2D647E18" w:rsidR="00133A07" w:rsidRDefault="00133A0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>{{item.cat6_emission_factor}}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CA66F49" w14:textId="64730FE2" w:rsidR="00133A07" w:rsidRDefault="00133A0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>{{item.cat6_emission_unit}}</w:t>
            </w:r>
          </w:p>
        </w:tc>
        <w:tc>
          <w:tcPr>
            <w:tcW w:w="8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8084632" w14:textId="51AC7895" w:rsidR="00133A07" w:rsidRDefault="00133A0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>{{item.cat6_emission_source}}</w:t>
            </w:r>
          </w:p>
        </w:tc>
      </w:tr>
      <w:tr w:rsidR="00133A07" w14:paraId="29148EE6" w14:textId="77777777" w:rsidTr="00133A07">
        <w:trPr>
          <w:trHeight w:val="300"/>
        </w:trPr>
        <w:tc>
          <w:tcPr>
            <w:tcW w:w="3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B569029" w14:textId="79C41B87" w:rsidR="007E7D77" w:rsidRDefault="00133A0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{%tr </w:t>
            </w:r>
            <w:proofErr w:type="spellStart"/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>endfor</w:t>
            </w:r>
            <w:proofErr w:type="spellEnd"/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2E57147" w14:textId="0FA3973A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377859" w14:textId="44ABD8A9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</w:p>
        </w:tc>
        <w:tc>
          <w:tcPr>
            <w:tcW w:w="8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610DA15" w14:textId="41A3D193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F8B12E5" w14:textId="0335CA70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560CF08" w14:textId="29CEF265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DF338DA" w14:textId="442DBD96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8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D8DFF4" w14:textId="43E50641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</w:tbl>
    <w:p w14:paraId="14BADFAE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</w:p>
    <w:p w14:paraId="6023CCAF" w14:textId="1A6FE1AE" w:rsidR="007E7D77" w:rsidRDefault="00C70420" w:rsidP="007E7D77">
      <w:pPr>
        <w:pStyle w:val="afb"/>
        <w:numPr>
          <w:ilvl w:val="0"/>
          <w:numId w:val="19"/>
        </w:numPr>
        <w:spacing w:before="0" w:line="360" w:lineRule="auto"/>
        <w:rPr>
          <w:rFonts w:eastAsia="宋体" w:cs="Arial"/>
          <w:iCs/>
          <w:sz w:val="24"/>
          <w:lang w:val="en-US" w:eastAsia="zh-CN"/>
        </w:rPr>
      </w:pPr>
      <w:r>
        <w:rPr>
          <w:rFonts w:eastAsia="宋体" w:cs="Arial" w:hint="eastAsia"/>
          <w:iCs/>
          <w:sz w:val="24"/>
          <w:lang w:val="en-US" w:eastAsia="zh-CN"/>
        </w:rPr>
        <w:t>范围三</w:t>
      </w:r>
      <w:r>
        <w:rPr>
          <w:rFonts w:eastAsia="宋体" w:cs="Arial" w:hint="eastAsia"/>
          <w:iCs/>
          <w:sz w:val="24"/>
          <w:lang w:val="en-US" w:eastAsia="zh-CN"/>
        </w:rPr>
        <w:t xml:space="preserve"> </w:t>
      </w:r>
      <w:r>
        <w:rPr>
          <w:rFonts w:eastAsia="宋体" w:cs="Arial" w:hint="eastAsia"/>
          <w:iCs/>
          <w:sz w:val="24"/>
          <w:lang w:val="en-US" w:eastAsia="zh-CN"/>
        </w:rPr>
        <w:t>类别</w:t>
      </w:r>
      <w:r>
        <w:rPr>
          <w:rFonts w:eastAsia="宋体" w:cs="Arial" w:hint="eastAsia"/>
          <w:iCs/>
          <w:sz w:val="24"/>
          <w:lang w:val="en-US" w:eastAsia="zh-CN"/>
        </w:rPr>
        <w:t xml:space="preserve">7 </w:t>
      </w:r>
      <w:r w:rsidR="007E7D77">
        <w:rPr>
          <w:rFonts w:eastAsia="宋体" w:cs="Arial" w:hint="eastAsia"/>
          <w:iCs/>
          <w:sz w:val="24"/>
          <w:lang w:val="en-US" w:eastAsia="zh-CN"/>
        </w:rPr>
        <w:t>员工通勤产生的排放因子表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08"/>
        <w:gridCol w:w="1303"/>
        <w:gridCol w:w="1135"/>
        <w:gridCol w:w="1101"/>
        <w:gridCol w:w="1044"/>
        <w:gridCol w:w="1101"/>
        <w:gridCol w:w="1040"/>
        <w:gridCol w:w="1135"/>
      </w:tblGrid>
      <w:tr w:rsidR="007E7D77" w14:paraId="536D0406" w14:textId="77777777" w:rsidTr="008467BB">
        <w:trPr>
          <w:trHeight w:val="315"/>
        </w:trPr>
        <w:tc>
          <w:tcPr>
            <w:tcW w:w="25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5870316F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编号</w:t>
            </w:r>
          </w:p>
        </w:tc>
        <w:tc>
          <w:tcPr>
            <w:tcW w:w="54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632563B0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排放类别</w:t>
            </w:r>
          </w:p>
        </w:tc>
        <w:tc>
          <w:tcPr>
            <w:tcW w:w="33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2C6E3426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排放源</w:t>
            </w:r>
          </w:p>
        </w:tc>
        <w:tc>
          <w:tcPr>
            <w:tcW w:w="85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1AD36E26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Activity name</w:t>
            </w:r>
          </w:p>
        </w:tc>
        <w:tc>
          <w:tcPr>
            <w:tcW w:w="41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3C356133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Geography</w:t>
            </w:r>
          </w:p>
        </w:tc>
        <w:tc>
          <w:tcPr>
            <w:tcW w:w="10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6600" w:themeFill="accent3"/>
            <w:noWrap/>
            <w:vAlign w:val="center"/>
          </w:tcPr>
          <w:p w14:paraId="66DEC09C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24"/>
                <w:vertAlign w:val="subscript"/>
                <w:lang w:val="en-US" w:eastAsia="zh-CN"/>
              </w:rPr>
              <w:t>2</w:t>
            </w:r>
          </w:p>
        </w:tc>
        <w:tc>
          <w:tcPr>
            <w:tcW w:w="155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6600" w:themeFill="accent3"/>
            <w:noWrap/>
            <w:vAlign w:val="center"/>
          </w:tcPr>
          <w:p w14:paraId="0A900DC5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引用源</w:t>
            </w:r>
          </w:p>
        </w:tc>
      </w:tr>
      <w:tr w:rsidR="008467BB" w14:paraId="19CFBE39" w14:textId="77777777" w:rsidTr="008467BB">
        <w:trPr>
          <w:trHeight w:val="315"/>
        </w:trPr>
        <w:tc>
          <w:tcPr>
            <w:tcW w:w="25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184042A2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54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7448FC44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33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2F02BE7B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8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17523F3D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4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4950D6BC" w14:textId="77777777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3D4AC064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排放因子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77C38ADA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单位</w:t>
            </w:r>
          </w:p>
        </w:tc>
        <w:tc>
          <w:tcPr>
            <w:tcW w:w="1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23B2B4D3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缺省排放因子</w:t>
            </w:r>
          </w:p>
        </w:tc>
      </w:tr>
      <w:tr w:rsidR="008467BB" w14:paraId="411CE1AC" w14:textId="77777777" w:rsidTr="008467BB">
        <w:trPr>
          <w:trHeight w:val="300"/>
        </w:trPr>
        <w:tc>
          <w:tcPr>
            <w:tcW w:w="2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1C153B1" w14:textId="33E63B86" w:rsidR="007E7D77" w:rsidRDefault="008467BB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>{%tr for item in cat7_ef_items %}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0B495FB" w14:textId="304126FB" w:rsidR="007E7D77" w:rsidRPr="008467BB" w:rsidRDefault="007E7D7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EA6825" w14:textId="37F0E9AB" w:rsidR="007E7D77" w:rsidRPr="008467BB" w:rsidRDefault="007E7D7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8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AA227D" w14:textId="58A47387" w:rsidR="007E7D77" w:rsidRPr="008467BB" w:rsidRDefault="007E7D7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FA12F5" w14:textId="3473C6F5" w:rsidR="007E7D77" w:rsidRPr="008467BB" w:rsidRDefault="007E7D7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EB5EE56" w14:textId="06B04C82" w:rsidR="007E7D77" w:rsidRPr="008467BB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4852EF7" w14:textId="7A5414D6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1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4677C6A" w14:textId="32517722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  <w:tr w:rsidR="008467BB" w14:paraId="3044DE9F" w14:textId="77777777" w:rsidTr="008467BB">
        <w:trPr>
          <w:trHeight w:val="300"/>
        </w:trPr>
        <w:tc>
          <w:tcPr>
            <w:tcW w:w="2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C0A645F" w14:textId="7E9F2431" w:rsidR="007E7D77" w:rsidRDefault="008467BB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>item.number</w:t>
            </w:r>
            <w:proofErr w:type="spellEnd"/>
            <w:proofErr w:type="gramEnd"/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5B93EAC" w14:textId="1B07FB36" w:rsidR="007E7D77" w:rsidRPr="008467BB" w:rsidRDefault="008467BB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gramStart"/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>_source_type_cat7}}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A5FBC4" w14:textId="3D70FB8C" w:rsidR="007E7D77" w:rsidRPr="008467BB" w:rsidRDefault="008467BB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gramStart"/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>_source_cat7}}</w:t>
            </w:r>
          </w:p>
        </w:tc>
        <w:tc>
          <w:tcPr>
            <w:tcW w:w="8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B85948" w14:textId="10B36ADF" w:rsidR="007E7D77" w:rsidRPr="008467BB" w:rsidRDefault="008467BB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gramStart"/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>_name_cat7}}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45F926" w14:textId="12FB281F" w:rsidR="007E7D77" w:rsidRPr="008467BB" w:rsidRDefault="008467BB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gramStart"/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>_geo_cat7}}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673E00D" w14:textId="4C2985C2" w:rsidR="007E7D77" w:rsidRDefault="008467BB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>{{item.cat7_emission_factor}}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66723DF" w14:textId="64DC97ED" w:rsidR="007E7D77" w:rsidRDefault="008467BB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>{{item.cat7_emission_unit}}</w:t>
            </w:r>
          </w:p>
        </w:tc>
        <w:tc>
          <w:tcPr>
            <w:tcW w:w="1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D7F0FD" w14:textId="1C63CAB4" w:rsidR="007E7D77" w:rsidRDefault="008467BB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>{{item.cat7_emission_source}}</w:t>
            </w:r>
          </w:p>
        </w:tc>
      </w:tr>
      <w:tr w:rsidR="008467BB" w14:paraId="4047D2AD" w14:textId="77777777" w:rsidTr="008467BB">
        <w:trPr>
          <w:trHeight w:val="300"/>
        </w:trPr>
        <w:tc>
          <w:tcPr>
            <w:tcW w:w="2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D1D42E4" w14:textId="07A2C45E" w:rsidR="007E7D77" w:rsidRDefault="008467BB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{%tr </w:t>
            </w:r>
            <w:proofErr w:type="spellStart"/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>endfor</w:t>
            </w:r>
            <w:proofErr w:type="spellEnd"/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69C0975" w14:textId="29F643A2" w:rsidR="007E7D77" w:rsidRPr="008467BB" w:rsidRDefault="007E7D7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23A52B" w14:textId="74D85308" w:rsidR="007E7D77" w:rsidRPr="008467BB" w:rsidRDefault="007E7D7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8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1845064" w14:textId="1602648E" w:rsidR="007E7D77" w:rsidRPr="008467BB" w:rsidRDefault="007E7D7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0CEA36" w14:textId="523D5568" w:rsidR="007E7D77" w:rsidRPr="008467BB" w:rsidRDefault="007E7D7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820A4E" w14:textId="4BF35CD6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5D259BA" w14:textId="17EBCBBA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1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1C93D77" w14:textId="1642B378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</w:tbl>
    <w:p w14:paraId="0E72F7EE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</w:p>
    <w:p w14:paraId="09E47DCF" w14:textId="35D2D794" w:rsidR="00C726E1" w:rsidRDefault="00C726E1" w:rsidP="00C726E1">
      <w:pPr>
        <w:pStyle w:val="afb"/>
        <w:numPr>
          <w:ilvl w:val="0"/>
          <w:numId w:val="19"/>
        </w:numPr>
        <w:spacing w:before="0" w:line="360" w:lineRule="auto"/>
        <w:rPr>
          <w:rFonts w:eastAsia="宋体" w:cs="Arial"/>
          <w:iCs/>
          <w:sz w:val="24"/>
          <w:lang w:val="en-US" w:eastAsia="zh-CN"/>
        </w:rPr>
      </w:pPr>
      <w:r>
        <w:rPr>
          <w:rFonts w:eastAsia="宋体" w:cs="Arial" w:hint="eastAsia"/>
          <w:iCs/>
          <w:sz w:val="24"/>
          <w:lang w:val="en-US" w:eastAsia="zh-CN"/>
        </w:rPr>
        <w:t>范围三</w:t>
      </w:r>
      <w:r>
        <w:rPr>
          <w:rFonts w:eastAsia="宋体" w:cs="Arial" w:hint="eastAsia"/>
          <w:iCs/>
          <w:sz w:val="24"/>
          <w:lang w:val="en-US" w:eastAsia="zh-CN"/>
        </w:rPr>
        <w:t xml:space="preserve"> </w:t>
      </w:r>
      <w:r>
        <w:rPr>
          <w:rFonts w:eastAsia="宋体" w:cs="Arial" w:hint="eastAsia"/>
          <w:iCs/>
          <w:sz w:val="24"/>
          <w:lang w:val="en-US" w:eastAsia="zh-CN"/>
        </w:rPr>
        <w:t>类别</w:t>
      </w:r>
      <w:r>
        <w:rPr>
          <w:rFonts w:eastAsia="宋体" w:cs="Arial" w:hint="eastAsia"/>
          <w:iCs/>
          <w:sz w:val="24"/>
          <w:lang w:val="en-US" w:eastAsia="zh-CN"/>
        </w:rPr>
        <w:t xml:space="preserve">8 </w:t>
      </w:r>
      <w:r>
        <w:rPr>
          <w:rFonts w:eastAsia="宋体" w:cs="Arial" w:hint="eastAsia"/>
          <w:iCs/>
          <w:sz w:val="24"/>
          <w:lang w:val="en-US" w:eastAsia="zh-CN"/>
        </w:rPr>
        <w:t>上游租赁资产产生的排放因子表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366"/>
        <w:gridCol w:w="1476"/>
        <w:gridCol w:w="1282"/>
        <w:gridCol w:w="1242"/>
        <w:gridCol w:w="1242"/>
        <w:gridCol w:w="1172"/>
        <w:gridCol w:w="1282"/>
      </w:tblGrid>
      <w:tr w:rsidR="00C726E1" w14:paraId="5CCB0735" w14:textId="77777777" w:rsidTr="002A444E">
        <w:trPr>
          <w:trHeight w:val="315"/>
        </w:trPr>
        <w:tc>
          <w:tcPr>
            <w:tcW w:w="33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1DBB33A9" w14:textId="77777777" w:rsidR="00C726E1" w:rsidRDefault="00C726E1" w:rsidP="002A444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编号</w:t>
            </w:r>
          </w:p>
        </w:tc>
        <w:tc>
          <w:tcPr>
            <w:tcW w:w="83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31B99C7C" w14:textId="77777777" w:rsidR="00C726E1" w:rsidRDefault="00C726E1" w:rsidP="002A444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排放类别</w:t>
            </w:r>
          </w:p>
        </w:tc>
        <w:tc>
          <w:tcPr>
            <w:tcW w:w="48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38B4FC77" w14:textId="77777777" w:rsidR="00C726E1" w:rsidRDefault="00C726E1" w:rsidP="002A444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排放源</w:t>
            </w:r>
          </w:p>
        </w:tc>
        <w:tc>
          <w:tcPr>
            <w:tcW w:w="83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12463CA5" w14:textId="77777777" w:rsidR="00C726E1" w:rsidRDefault="00C726E1" w:rsidP="002A444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Activity name</w:t>
            </w:r>
          </w:p>
        </w:tc>
        <w:tc>
          <w:tcPr>
            <w:tcW w:w="108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6600" w:themeFill="accent3"/>
            <w:noWrap/>
            <w:vAlign w:val="center"/>
          </w:tcPr>
          <w:p w14:paraId="2B91507F" w14:textId="77777777" w:rsidR="00C726E1" w:rsidRDefault="00C726E1" w:rsidP="002A444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24"/>
                <w:vertAlign w:val="subscript"/>
                <w:lang w:val="en-US" w:eastAsia="zh-CN"/>
              </w:rPr>
              <w:t>2</w:t>
            </w:r>
          </w:p>
        </w:tc>
        <w:tc>
          <w:tcPr>
            <w:tcW w:w="14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00C9E7B7" w14:textId="77777777" w:rsidR="00C726E1" w:rsidRDefault="00C726E1" w:rsidP="002A444E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引用源</w:t>
            </w:r>
          </w:p>
        </w:tc>
      </w:tr>
      <w:tr w:rsidR="00C726E1" w14:paraId="64222275" w14:textId="77777777" w:rsidTr="002A444E">
        <w:trPr>
          <w:trHeight w:val="315"/>
        </w:trPr>
        <w:tc>
          <w:tcPr>
            <w:tcW w:w="33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07124" w14:textId="77777777" w:rsidR="00C726E1" w:rsidRDefault="00C726E1" w:rsidP="002A444E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83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1652C" w14:textId="77777777" w:rsidR="00C726E1" w:rsidRDefault="00C726E1" w:rsidP="002A444E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48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2FC76" w14:textId="77777777" w:rsidR="00C726E1" w:rsidRDefault="00C726E1" w:rsidP="002A444E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83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14C0C8B" w14:textId="77777777" w:rsidR="00C726E1" w:rsidRDefault="00C726E1" w:rsidP="002A444E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5D89E385" w14:textId="77777777" w:rsidR="00C726E1" w:rsidRDefault="00C726E1" w:rsidP="002A444E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排放因子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0DEA59E9" w14:textId="77777777" w:rsidR="00C726E1" w:rsidRDefault="00C726E1" w:rsidP="002A444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单位</w:t>
            </w:r>
          </w:p>
        </w:tc>
        <w:tc>
          <w:tcPr>
            <w:tcW w:w="142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87F07F" w14:textId="77777777" w:rsidR="00C726E1" w:rsidRDefault="00C726E1" w:rsidP="002A444E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</w:p>
        </w:tc>
      </w:tr>
      <w:tr w:rsidR="00C726E1" w14:paraId="55B894FC" w14:textId="77777777" w:rsidTr="002A444E">
        <w:trPr>
          <w:trHeight w:val="300"/>
        </w:trPr>
        <w:tc>
          <w:tcPr>
            <w:tcW w:w="3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C90D91E" w14:textId="72BEEB73" w:rsidR="00C726E1" w:rsidRDefault="00C726E1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{%tr for item in cat</w:t>
            </w:r>
            <w:r>
              <w:rPr>
                <w:rFonts w:cs="Arial" w:hint="eastAsia"/>
                <w:color w:val="000000"/>
                <w:szCs w:val="20"/>
                <w:lang w:val="en-US" w:eastAsia="zh-CN"/>
              </w:rPr>
              <w:t>8</w:t>
            </w: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_ef_items %}</w:t>
            </w: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E61BFB" w14:textId="77777777" w:rsidR="00C726E1" w:rsidRPr="00C70420" w:rsidRDefault="00C726E1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5CC3BFC" w14:textId="77777777" w:rsidR="00C726E1" w:rsidRPr="00C70420" w:rsidRDefault="00C726E1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832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725F72E" w14:textId="77777777" w:rsidR="00C726E1" w:rsidRDefault="00C726E1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88883D" w14:textId="77777777" w:rsidR="00C726E1" w:rsidRDefault="00C726E1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EDF4E9F" w14:textId="77777777" w:rsidR="00C726E1" w:rsidRDefault="00C726E1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1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17D80806" w14:textId="77777777" w:rsidR="00C726E1" w:rsidRDefault="00C726E1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  <w:tr w:rsidR="00C726E1" w14:paraId="720B94E9" w14:textId="77777777" w:rsidTr="002A444E">
        <w:trPr>
          <w:trHeight w:val="300"/>
        </w:trPr>
        <w:tc>
          <w:tcPr>
            <w:tcW w:w="3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387A57" w14:textId="77777777" w:rsidR="00C726E1" w:rsidRDefault="00C726E1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item.number</w:t>
            </w:r>
            <w:proofErr w:type="spellEnd"/>
            <w:proofErr w:type="gramEnd"/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BA1993" w14:textId="4DE8D3E2" w:rsidR="00C726E1" w:rsidRPr="00C70420" w:rsidRDefault="00C726E1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gramStart"/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_source_type_cat</w:t>
            </w:r>
            <w:r>
              <w:rPr>
                <w:rFonts w:cs="Arial" w:hint="eastAsia"/>
                <w:color w:val="000000"/>
                <w:szCs w:val="20"/>
                <w:lang w:val="en-US" w:eastAsia="zh-CN"/>
              </w:rPr>
              <w:t>8</w:t>
            </w: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73D832" w14:textId="69BF5480" w:rsidR="00C726E1" w:rsidRPr="00C70420" w:rsidRDefault="00C726E1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gramStart"/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_source_cat</w:t>
            </w:r>
            <w:r>
              <w:rPr>
                <w:rFonts w:cs="Arial" w:hint="eastAsia"/>
                <w:color w:val="000000"/>
                <w:szCs w:val="20"/>
                <w:lang w:val="en-US" w:eastAsia="zh-CN"/>
              </w:rPr>
              <w:t>8</w:t>
            </w: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8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F39CE0F" w14:textId="040E0565" w:rsidR="00C726E1" w:rsidRDefault="00C726E1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gramStart"/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_name_cat</w:t>
            </w:r>
            <w:r>
              <w:rPr>
                <w:rFonts w:cs="Arial" w:hint="eastAsia"/>
                <w:color w:val="000000"/>
                <w:szCs w:val="20"/>
                <w:lang w:val="en-US" w:eastAsia="zh-CN"/>
              </w:rPr>
              <w:t>8</w:t>
            </w: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7A2E266" w14:textId="5AFA1F08" w:rsidR="00C726E1" w:rsidRDefault="00C726E1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{{item.cat</w:t>
            </w:r>
            <w:r>
              <w:rPr>
                <w:rFonts w:cs="Arial" w:hint="eastAsia"/>
                <w:color w:val="000000"/>
                <w:szCs w:val="20"/>
                <w:lang w:val="en-US" w:eastAsia="zh-CN"/>
              </w:rPr>
              <w:t>8</w:t>
            </w: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_emission_factor}}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ED451CD" w14:textId="57202CBB" w:rsidR="00C726E1" w:rsidRDefault="00C726E1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{{item.cat</w:t>
            </w:r>
            <w:r>
              <w:rPr>
                <w:rFonts w:cs="Arial" w:hint="eastAsia"/>
                <w:color w:val="000000"/>
                <w:szCs w:val="20"/>
                <w:lang w:val="en-US" w:eastAsia="zh-CN"/>
              </w:rPr>
              <w:t>8</w:t>
            </w: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_emission_unit}}</w:t>
            </w:r>
          </w:p>
        </w:tc>
        <w:tc>
          <w:tcPr>
            <w:tcW w:w="1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7252EAEE" w14:textId="563CF516" w:rsidR="00C726E1" w:rsidRDefault="00C726E1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{{item.cat</w:t>
            </w:r>
            <w:r>
              <w:rPr>
                <w:rFonts w:cs="Arial" w:hint="eastAsia"/>
                <w:color w:val="000000"/>
                <w:szCs w:val="20"/>
                <w:lang w:val="en-US" w:eastAsia="zh-CN"/>
              </w:rPr>
              <w:t>8</w:t>
            </w: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_emission_source}}</w:t>
            </w:r>
          </w:p>
        </w:tc>
      </w:tr>
      <w:tr w:rsidR="00C726E1" w14:paraId="045A374D" w14:textId="77777777" w:rsidTr="002A444E">
        <w:trPr>
          <w:trHeight w:val="300"/>
        </w:trPr>
        <w:tc>
          <w:tcPr>
            <w:tcW w:w="3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15C9093" w14:textId="77777777" w:rsidR="00C726E1" w:rsidRDefault="00C726E1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{%tr </w:t>
            </w:r>
            <w:proofErr w:type="spellStart"/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endfor</w:t>
            </w:r>
            <w:proofErr w:type="spellEnd"/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72340D4" w14:textId="77777777" w:rsidR="00C726E1" w:rsidRPr="00C70420" w:rsidRDefault="00C726E1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E7ACE4C" w14:textId="77777777" w:rsidR="00C726E1" w:rsidRPr="00C70420" w:rsidRDefault="00C726E1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8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84905D1" w14:textId="77777777" w:rsidR="00C726E1" w:rsidRDefault="00C726E1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470CBFC" w14:textId="77777777" w:rsidR="00C726E1" w:rsidRDefault="00C726E1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64E7111" w14:textId="77777777" w:rsidR="00C726E1" w:rsidRDefault="00C726E1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1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2A547005" w14:textId="77777777" w:rsidR="00C726E1" w:rsidRDefault="00C726E1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</w:tbl>
    <w:p w14:paraId="45F40FCD" w14:textId="77777777" w:rsidR="00C726E1" w:rsidRDefault="00C726E1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</w:p>
    <w:p w14:paraId="6B9E24EC" w14:textId="7F32FA35" w:rsidR="007E7D77" w:rsidRDefault="00C70420" w:rsidP="007E7D77">
      <w:pPr>
        <w:pStyle w:val="afb"/>
        <w:numPr>
          <w:ilvl w:val="0"/>
          <w:numId w:val="19"/>
        </w:numPr>
        <w:spacing w:before="0" w:line="360" w:lineRule="auto"/>
        <w:rPr>
          <w:rFonts w:eastAsia="宋体" w:cs="Arial"/>
          <w:iCs/>
          <w:sz w:val="24"/>
          <w:lang w:val="en-US" w:eastAsia="zh-CN"/>
        </w:rPr>
      </w:pPr>
      <w:r>
        <w:rPr>
          <w:rFonts w:eastAsia="宋体" w:cs="Arial" w:hint="eastAsia"/>
          <w:iCs/>
          <w:sz w:val="24"/>
          <w:lang w:val="en-US" w:eastAsia="zh-CN"/>
        </w:rPr>
        <w:t>范围三</w:t>
      </w:r>
      <w:r>
        <w:rPr>
          <w:rFonts w:eastAsia="宋体" w:cs="Arial" w:hint="eastAsia"/>
          <w:iCs/>
          <w:sz w:val="24"/>
          <w:lang w:val="en-US" w:eastAsia="zh-CN"/>
        </w:rPr>
        <w:t xml:space="preserve"> </w:t>
      </w:r>
      <w:r>
        <w:rPr>
          <w:rFonts w:eastAsia="宋体" w:cs="Arial" w:hint="eastAsia"/>
          <w:iCs/>
          <w:sz w:val="24"/>
          <w:lang w:val="en-US" w:eastAsia="zh-CN"/>
        </w:rPr>
        <w:t>类别</w:t>
      </w:r>
      <w:r>
        <w:rPr>
          <w:rFonts w:eastAsia="宋体" w:cs="Arial" w:hint="eastAsia"/>
          <w:iCs/>
          <w:sz w:val="24"/>
          <w:lang w:val="en-US" w:eastAsia="zh-CN"/>
        </w:rPr>
        <w:t xml:space="preserve">9 </w:t>
      </w:r>
      <w:r w:rsidR="007E7D77">
        <w:rPr>
          <w:rFonts w:eastAsia="宋体" w:cs="Arial" w:hint="eastAsia"/>
          <w:iCs/>
          <w:sz w:val="24"/>
          <w:lang w:val="en-US" w:eastAsia="zh-CN"/>
        </w:rPr>
        <w:t>外销产品加工产生的排放因子表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366"/>
        <w:gridCol w:w="1476"/>
        <w:gridCol w:w="1282"/>
        <w:gridCol w:w="1242"/>
        <w:gridCol w:w="1242"/>
        <w:gridCol w:w="1172"/>
        <w:gridCol w:w="1282"/>
      </w:tblGrid>
      <w:tr w:rsidR="007E7D77" w14:paraId="5A32E29A" w14:textId="77777777" w:rsidTr="00C70420">
        <w:trPr>
          <w:trHeight w:val="315"/>
        </w:trPr>
        <w:tc>
          <w:tcPr>
            <w:tcW w:w="33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2CFB6C2B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编号</w:t>
            </w:r>
          </w:p>
        </w:tc>
        <w:tc>
          <w:tcPr>
            <w:tcW w:w="83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44717FF8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排放类别</w:t>
            </w:r>
          </w:p>
        </w:tc>
        <w:tc>
          <w:tcPr>
            <w:tcW w:w="48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51471879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排放源</w:t>
            </w:r>
          </w:p>
        </w:tc>
        <w:tc>
          <w:tcPr>
            <w:tcW w:w="83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2F82A975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Activity name</w:t>
            </w:r>
          </w:p>
        </w:tc>
        <w:tc>
          <w:tcPr>
            <w:tcW w:w="108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6600" w:themeFill="accent3"/>
            <w:noWrap/>
            <w:vAlign w:val="center"/>
          </w:tcPr>
          <w:p w14:paraId="42ABBCA1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24"/>
                <w:vertAlign w:val="subscript"/>
                <w:lang w:val="en-US" w:eastAsia="zh-CN"/>
              </w:rPr>
              <w:t>2</w:t>
            </w:r>
          </w:p>
        </w:tc>
        <w:tc>
          <w:tcPr>
            <w:tcW w:w="14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51703F22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引用源</w:t>
            </w:r>
          </w:p>
        </w:tc>
      </w:tr>
      <w:tr w:rsidR="007E7D77" w14:paraId="21E1DE0E" w14:textId="77777777" w:rsidTr="00C70420">
        <w:trPr>
          <w:trHeight w:val="315"/>
        </w:trPr>
        <w:tc>
          <w:tcPr>
            <w:tcW w:w="33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C1352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83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E27C6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48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8C1DB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83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0B1A9C1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2ACA179F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排放因子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25F905AE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单位</w:t>
            </w:r>
          </w:p>
        </w:tc>
        <w:tc>
          <w:tcPr>
            <w:tcW w:w="142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5BB2A9" w14:textId="77777777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</w:p>
        </w:tc>
      </w:tr>
      <w:tr w:rsidR="007E7D77" w14:paraId="0B8F70C4" w14:textId="77777777" w:rsidTr="00C70420">
        <w:trPr>
          <w:trHeight w:val="300"/>
        </w:trPr>
        <w:tc>
          <w:tcPr>
            <w:tcW w:w="3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1107EB3" w14:textId="7CC45812" w:rsidR="007E7D77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{%tr for item in cat9_ef_items %}</w:t>
            </w: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0D97B09" w14:textId="363F8251" w:rsidR="007E7D77" w:rsidRPr="00C70420" w:rsidRDefault="007E7D77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51D239" w14:textId="58F125AF" w:rsidR="007E7D77" w:rsidRPr="00C70420" w:rsidRDefault="007E7D77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832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7FAB943" w14:textId="7EE95865" w:rsidR="007E7D77" w:rsidRDefault="007E7D77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8A21009" w14:textId="4468AE09" w:rsidR="007E7D77" w:rsidRDefault="007E7D77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C4E1B29" w14:textId="6855F36E" w:rsidR="007E7D77" w:rsidRDefault="007E7D77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1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3B74D155" w14:textId="154DE4F9" w:rsidR="007E7D77" w:rsidRDefault="007E7D77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  <w:tr w:rsidR="007E7D77" w14:paraId="4998C04B" w14:textId="77777777" w:rsidTr="00C70420">
        <w:trPr>
          <w:trHeight w:val="300"/>
        </w:trPr>
        <w:tc>
          <w:tcPr>
            <w:tcW w:w="3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5BC3D" w14:textId="49A6EE3B" w:rsidR="007E7D77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item.number</w:t>
            </w:r>
            <w:proofErr w:type="spellEnd"/>
            <w:proofErr w:type="gramEnd"/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0732A01" w14:textId="287C42BF" w:rsidR="007E7D77" w:rsidRPr="00C70420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gramStart"/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_source_type_cat9}}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1F4AE5" w14:textId="28096AC4" w:rsidR="007E7D77" w:rsidRPr="00C70420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gramStart"/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_source_cat9}}</w:t>
            </w:r>
          </w:p>
        </w:tc>
        <w:tc>
          <w:tcPr>
            <w:tcW w:w="8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489078F" w14:textId="14A9C946" w:rsidR="007E7D77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gramStart"/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_name_cat9}}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7F3E705" w14:textId="5BEF0946" w:rsidR="007E7D77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{{item.cat9_emission_factor}}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F27E23" w14:textId="6E121E1B" w:rsidR="007E7D77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{{item.cat9_emission_unit}}</w:t>
            </w:r>
          </w:p>
        </w:tc>
        <w:tc>
          <w:tcPr>
            <w:tcW w:w="1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3BDDDDF4" w14:textId="63633FCA" w:rsidR="007E7D77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{{item.cat9_emission_source}}</w:t>
            </w:r>
          </w:p>
        </w:tc>
      </w:tr>
      <w:tr w:rsidR="007E7D77" w14:paraId="25EC8C9E" w14:textId="77777777" w:rsidTr="00C70420">
        <w:trPr>
          <w:trHeight w:val="300"/>
        </w:trPr>
        <w:tc>
          <w:tcPr>
            <w:tcW w:w="3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415D13F" w14:textId="24B423D3" w:rsidR="007E7D77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lastRenderedPageBreak/>
              <w:t xml:space="preserve">{%tr </w:t>
            </w:r>
            <w:proofErr w:type="spellStart"/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endfor</w:t>
            </w:r>
            <w:proofErr w:type="spellEnd"/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40902C0" w14:textId="70E772F6" w:rsidR="007E7D77" w:rsidRPr="00C70420" w:rsidRDefault="007E7D77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8BB67AC" w14:textId="28521B20" w:rsidR="007E7D77" w:rsidRPr="00C70420" w:rsidRDefault="007E7D77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8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8852F37" w14:textId="426142F2" w:rsidR="007E7D77" w:rsidRDefault="007E7D77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712307" w14:textId="4B7AD59A" w:rsidR="007E7D77" w:rsidRDefault="007E7D77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7599969" w14:textId="0FF52AE2" w:rsidR="007E7D77" w:rsidRDefault="007E7D77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1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735F3120" w14:textId="165D2F88" w:rsidR="007E7D77" w:rsidRDefault="007E7D77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</w:tbl>
    <w:p w14:paraId="36017336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</w:p>
    <w:p w14:paraId="25A21181" w14:textId="3E67C495" w:rsidR="007D2F2A" w:rsidRDefault="007D2F2A" w:rsidP="007D2F2A">
      <w:pPr>
        <w:pStyle w:val="afb"/>
        <w:numPr>
          <w:ilvl w:val="0"/>
          <w:numId w:val="19"/>
        </w:numPr>
        <w:spacing w:before="0" w:line="360" w:lineRule="auto"/>
        <w:rPr>
          <w:rFonts w:eastAsia="宋体" w:cs="Arial"/>
          <w:iCs/>
          <w:sz w:val="24"/>
          <w:lang w:val="en-US" w:eastAsia="zh-CN"/>
        </w:rPr>
      </w:pPr>
      <w:r>
        <w:rPr>
          <w:rFonts w:eastAsia="宋体" w:cs="Arial" w:hint="eastAsia"/>
          <w:iCs/>
          <w:sz w:val="24"/>
          <w:lang w:val="en-US" w:eastAsia="zh-CN"/>
        </w:rPr>
        <w:t>范围三</w:t>
      </w:r>
      <w:r>
        <w:rPr>
          <w:rFonts w:eastAsia="宋体" w:cs="Arial" w:hint="eastAsia"/>
          <w:iCs/>
          <w:sz w:val="24"/>
          <w:lang w:val="en-US" w:eastAsia="zh-CN"/>
        </w:rPr>
        <w:t xml:space="preserve"> </w:t>
      </w:r>
      <w:r>
        <w:rPr>
          <w:rFonts w:eastAsia="宋体" w:cs="Arial" w:hint="eastAsia"/>
          <w:iCs/>
          <w:sz w:val="24"/>
          <w:lang w:val="en-US" w:eastAsia="zh-CN"/>
        </w:rPr>
        <w:t>类别</w:t>
      </w:r>
      <w:r>
        <w:rPr>
          <w:rFonts w:eastAsia="宋体" w:cs="Arial" w:hint="eastAsia"/>
          <w:iCs/>
          <w:sz w:val="24"/>
          <w:lang w:val="en-US" w:eastAsia="zh-CN"/>
        </w:rPr>
        <w:t xml:space="preserve">10 </w:t>
      </w:r>
      <w:r>
        <w:rPr>
          <w:rFonts w:eastAsia="宋体" w:cs="Arial" w:hint="eastAsia"/>
          <w:iCs/>
          <w:sz w:val="24"/>
          <w:lang w:val="en-US" w:eastAsia="zh-CN"/>
        </w:rPr>
        <w:t>外销产品加工产生的排放因子表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364"/>
        <w:gridCol w:w="1469"/>
        <w:gridCol w:w="1282"/>
        <w:gridCol w:w="1244"/>
        <w:gridCol w:w="1244"/>
        <w:gridCol w:w="1177"/>
        <w:gridCol w:w="1282"/>
      </w:tblGrid>
      <w:tr w:rsidR="007D2F2A" w14:paraId="49AC74A3" w14:textId="77777777" w:rsidTr="002A444E">
        <w:trPr>
          <w:trHeight w:val="315"/>
        </w:trPr>
        <w:tc>
          <w:tcPr>
            <w:tcW w:w="33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558657BB" w14:textId="77777777" w:rsidR="007D2F2A" w:rsidRDefault="007D2F2A" w:rsidP="002A444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编号</w:t>
            </w:r>
          </w:p>
        </w:tc>
        <w:tc>
          <w:tcPr>
            <w:tcW w:w="83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1DE080EB" w14:textId="77777777" w:rsidR="007D2F2A" w:rsidRDefault="007D2F2A" w:rsidP="002A444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排放类别</w:t>
            </w:r>
          </w:p>
        </w:tc>
        <w:tc>
          <w:tcPr>
            <w:tcW w:w="48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48BE84FF" w14:textId="77777777" w:rsidR="007D2F2A" w:rsidRDefault="007D2F2A" w:rsidP="002A444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排放源</w:t>
            </w:r>
          </w:p>
        </w:tc>
        <w:tc>
          <w:tcPr>
            <w:tcW w:w="83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50010B5E" w14:textId="77777777" w:rsidR="007D2F2A" w:rsidRDefault="007D2F2A" w:rsidP="002A444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Activity name</w:t>
            </w:r>
          </w:p>
        </w:tc>
        <w:tc>
          <w:tcPr>
            <w:tcW w:w="108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6600" w:themeFill="accent3"/>
            <w:noWrap/>
            <w:vAlign w:val="center"/>
          </w:tcPr>
          <w:p w14:paraId="531E0218" w14:textId="77777777" w:rsidR="007D2F2A" w:rsidRDefault="007D2F2A" w:rsidP="002A444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24"/>
                <w:vertAlign w:val="subscript"/>
                <w:lang w:val="en-US" w:eastAsia="zh-CN"/>
              </w:rPr>
              <w:t>2</w:t>
            </w:r>
          </w:p>
        </w:tc>
        <w:tc>
          <w:tcPr>
            <w:tcW w:w="14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4143309B" w14:textId="77777777" w:rsidR="007D2F2A" w:rsidRDefault="007D2F2A" w:rsidP="002A444E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引用源</w:t>
            </w:r>
          </w:p>
        </w:tc>
      </w:tr>
      <w:tr w:rsidR="007D2F2A" w14:paraId="2A350FE1" w14:textId="77777777" w:rsidTr="002A444E">
        <w:trPr>
          <w:trHeight w:val="315"/>
        </w:trPr>
        <w:tc>
          <w:tcPr>
            <w:tcW w:w="33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3723E" w14:textId="77777777" w:rsidR="007D2F2A" w:rsidRDefault="007D2F2A" w:rsidP="002A444E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83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2BD58" w14:textId="77777777" w:rsidR="007D2F2A" w:rsidRDefault="007D2F2A" w:rsidP="002A444E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48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6A686" w14:textId="77777777" w:rsidR="007D2F2A" w:rsidRDefault="007D2F2A" w:rsidP="002A444E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83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B0F1614" w14:textId="77777777" w:rsidR="007D2F2A" w:rsidRDefault="007D2F2A" w:rsidP="002A444E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0CCEEE56" w14:textId="77777777" w:rsidR="007D2F2A" w:rsidRDefault="007D2F2A" w:rsidP="002A444E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排放因子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799A1076" w14:textId="77777777" w:rsidR="007D2F2A" w:rsidRDefault="007D2F2A" w:rsidP="002A444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单位</w:t>
            </w:r>
          </w:p>
        </w:tc>
        <w:tc>
          <w:tcPr>
            <w:tcW w:w="142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767A0D" w14:textId="77777777" w:rsidR="007D2F2A" w:rsidRDefault="007D2F2A" w:rsidP="002A444E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</w:p>
        </w:tc>
      </w:tr>
      <w:tr w:rsidR="007D2F2A" w14:paraId="10B96066" w14:textId="77777777" w:rsidTr="002A444E">
        <w:trPr>
          <w:trHeight w:val="300"/>
        </w:trPr>
        <w:tc>
          <w:tcPr>
            <w:tcW w:w="3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0AEE555" w14:textId="0CD36706" w:rsidR="007D2F2A" w:rsidRDefault="007D2F2A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{%tr for item in cat</w:t>
            </w:r>
            <w:r>
              <w:rPr>
                <w:rFonts w:cs="Arial" w:hint="eastAsia"/>
                <w:color w:val="000000"/>
                <w:szCs w:val="20"/>
                <w:lang w:val="en-US" w:eastAsia="zh-CN"/>
              </w:rPr>
              <w:t>10</w:t>
            </w: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_ef_items %}</w:t>
            </w: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A0C95D" w14:textId="77777777" w:rsidR="007D2F2A" w:rsidRPr="00C70420" w:rsidRDefault="007D2F2A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359ECAC" w14:textId="77777777" w:rsidR="007D2F2A" w:rsidRPr="00C70420" w:rsidRDefault="007D2F2A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832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BD94DEF" w14:textId="77777777" w:rsidR="007D2F2A" w:rsidRDefault="007D2F2A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8FC6A7" w14:textId="77777777" w:rsidR="007D2F2A" w:rsidRDefault="007D2F2A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8C4E62F" w14:textId="77777777" w:rsidR="007D2F2A" w:rsidRDefault="007D2F2A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1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14BF7A09" w14:textId="77777777" w:rsidR="007D2F2A" w:rsidRDefault="007D2F2A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  <w:tr w:rsidR="007D2F2A" w14:paraId="03F34240" w14:textId="77777777" w:rsidTr="002A444E">
        <w:trPr>
          <w:trHeight w:val="300"/>
        </w:trPr>
        <w:tc>
          <w:tcPr>
            <w:tcW w:w="3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2B3D437" w14:textId="77777777" w:rsidR="007D2F2A" w:rsidRDefault="007D2F2A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item.number</w:t>
            </w:r>
            <w:proofErr w:type="spellEnd"/>
            <w:proofErr w:type="gramEnd"/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E10D6F" w14:textId="010C1532" w:rsidR="007D2F2A" w:rsidRPr="00C70420" w:rsidRDefault="007D2F2A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gramStart"/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_source_type_cat</w:t>
            </w:r>
            <w:r>
              <w:rPr>
                <w:rFonts w:cs="Arial" w:hint="eastAsia"/>
                <w:color w:val="000000"/>
                <w:szCs w:val="20"/>
                <w:lang w:val="en-US" w:eastAsia="zh-CN"/>
              </w:rPr>
              <w:t>10</w:t>
            </w: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FCD31CA" w14:textId="6DEDCDF9" w:rsidR="007D2F2A" w:rsidRPr="00C70420" w:rsidRDefault="007D2F2A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gramStart"/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_source_cat</w:t>
            </w:r>
            <w:r>
              <w:rPr>
                <w:rFonts w:cs="Arial" w:hint="eastAsia"/>
                <w:color w:val="000000"/>
                <w:szCs w:val="20"/>
                <w:lang w:val="en-US" w:eastAsia="zh-CN"/>
              </w:rPr>
              <w:t>10</w:t>
            </w: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8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FC03C1" w14:textId="7B83AA73" w:rsidR="007D2F2A" w:rsidRDefault="007D2F2A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gramStart"/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_name_cat</w:t>
            </w:r>
            <w:r>
              <w:rPr>
                <w:rFonts w:cs="Arial" w:hint="eastAsia"/>
                <w:color w:val="000000"/>
                <w:szCs w:val="20"/>
                <w:lang w:val="en-US" w:eastAsia="zh-CN"/>
              </w:rPr>
              <w:t>10</w:t>
            </w: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28AFC6" w14:textId="18B317EF" w:rsidR="007D2F2A" w:rsidRDefault="007D2F2A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{{item.cat</w:t>
            </w:r>
            <w:r>
              <w:rPr>
                <w:rFonts w:cs="Arial" w:hint="eastAsia"/>
                <w:color w:val="000000"/>
                <w:szCs w:val="20"/>
                <w:lang w:val="en-US" w:eastAsia="zh-CN"/>
              </w:rPr>
              <w:t>10</w:t>
            </w: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_emission_factor}}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EBFC4B" w14:textId="2E878AB8" w:rsidR="007D2F2A" w:rsidRDefault="007D2F2A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{{item.cat</w:t>
            </w:r>
            <w:r>
              <w:rPr>
                <w:rFonts w:cs="Arial" w:hint="eastAsia"/>
                <w:color w:val="000000"/>
                <w:szCs w:val="20"/>
                <w:lang w:val="en-US" w:eastAsia="zh-CN"/>
              </w:rPr>
              <w:t>10</w:t>
            </w: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_emission_unit}}</w:t>
            </w:r>
          </w:p>
        </w:tc>
        <w:tc>
          <w:tcPr>
            <w:tcW w:w="1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573AC062" w14:textId="2111D2FC" w:rsidR="007D2F2A" w:rsidRDefault="007D2F2A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{{item.cat</w:t>
            </w:r>
            <w:r>
              <w:rPr>
                <w:rFonts w:cs="Arial" w:hint="eastAsia"/>
                <w:color w:val="000000"/>
                <w:szCs w:val="20"/>
                <w:lang w:val="en-US" w:eastAsia="zh-CN"/>
              </w:rPr>
              <w:t>10</w:t>
            </w: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_emission_source}}</w:t>
            </w:r>
          </w:p>
        </w:tc>
      </w:tr>
      <w:tr w:rsidR="007D2F2A" w14:paraId="44761FE6" w14:textId="77777777" w:rsidTr="002A444E">
        <w:trPr>
          <w:trHeight w:val="300"/>
        </w:trPr>
        <w:tc>
          <w:tcPr>
            <w:tcW w:w="3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6415224" w14:textId="77777777" w:rsidR="007D2F2A" w:rsidRDefault="007D2F2A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{%tr </w:t>
            </w:r>
            <w:proofErr w:type="spellStart"/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endfor</w:t>
            </w:r>
            <w:proofErr w:type="spellEnd"/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F8EE18" w14:textId="77777777" w:rsidR="007D2F2A" w:rsidRPr="00C70420" w:rsidRDefault="007D2F2A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D2DF58" w14:textId="77777777" w:rsidR="007D2F2A" w:rsidRPr="00C70420" w:rsidRDefault="007D2F2A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8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ECEF787" w14:textId="77777777" w:rsidR="007D2F2A" w:rsidRDefault="007D2F2A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4FAD79A" w14:textId="77777777" w:rsidR="007D2F2A" w:rsidRDefault="007D2F2A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62DF574" w14:textId="77777777" w:rsidR="007D2F2A" w:rsidRDefault="007D2F2A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1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6C2E3A0E" w14:textId="77777777" w:rsidR="007D2F2A" w:rsidRDefault="007D2F2A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</w:tbl>
    <w:p w14:paraId="0E13B92F" w14:textId="77777777" w:rsidR="007D2F2A" w:rsidRDefault="007D2F2A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</w:p>
    <w:p w14:paraId="70ADBB00" w14:textId="6E432A56" w:rsidR="007E7D77" w:rsidRDefault="00C70420" w:rsidP="007E7D77">
      <w:pPr>
        <w:pStyle w:val="afb"/>
        <w:numPr>
          <w:ilvl w:val="0"/>
          <w:numId w:val="19"/>
        </w:numPr>
        <w:spacing w:before="0" w:line="360" w:lineRule="auto"/>
        <w:rPr>
          <w:rFonts w:eastAsia="宋体" w:cs="Arial"/>
          <w:iCs/>
          <w:sz w:val="24"/>
          <w:lang w:val="en-US" w:eastAsia="zh-CN"/>
        </w:rPr>
      </w:pPr>
      <w:r>
        <w:rPr>
          <w:rFonts w:eastAsia="宋体" w:cs="Arial" w:hint="eastAsia"/>
          <w:iCs/>
          <w:sz w:val="24"/>
          <w:lang w:val="en-US" w:eastAsia="zh-CN"/>
        </w:rPr>
        <w:t>范围三</w:t>
      </w:r>
      <w:r>
        <w:rPr>
          <w:rFonts w:eastAsia="宋体" w:cs="Arial" w:hint="eastAsia"/>
          <w:iCs/>
          <w:sz w:val="24"/>
          <w:lang w:val="en-US" w:eastAsia="zh-CN"/>
        </w:rPr>
        <w:t xml:space="preserve"> </w:t>
      </w:r>
      <w:r>
        <w:rPr>
          <w:rFonts w:eastAsia="宋体" w:cs="Arial" w:hint="eastAsia"/>
          <w:iCs/>
          <w:sz w:val="24"/>
          <w:lang w:val="en-US" w:eastAsia="zh-CN"/>
        </w:rPr>
        <w:t>类别</w:t>
      </w:r>
      <w:r>
        <w:rPr>
          <w:rFonts w:eastAsia="宋体" w:cs="Arial" w:hint="eastAsia"/>
          <w:iCs/>
          <w:sz w:val="24"/>
          <w:lang w:val="en-US" w:eastAsia="zh-CN"/>
        </w:rPr>
        <w:t xml:space="preserve">11 </w:t>
      </w:r>
      <w:r w:rsidR="007E7D77">
        <w:rPr>
          <w:rFonts w:eastAsia="宋体" w:cs="Arial" w:hint="eastAsia"/>
          <w:iCs/>
          <w:sz w:val="24"/>
          <w:lang w:val="en-US" w:eastAsia="zh-CN"/>
        </w:rPr>
        <w:t>外销产品使用产生的排放因子表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84"/>
        <w:gridCol w:w="727"/>
        <w:gridCol w:w="651"/>
        <w:gridCol w:w="636"/>
        <w:gridCol w:w="937"/>
        <w:gridCol w:w="608"/>
        <w:gridCol w:w="937"/>
        <w:gridCol w:w="672"/>
        <w:gridCol w:w="670"/>
        <w:gridCol w:w="672"/>
        <w:gridCol w:w="623"/>
        <w:gridCol w:w="622"/>
        <w:gridCol w:w="623"/>
      </w:tblGrid>
      <w:tr w:rsidR="007D2F2A" w:rsidRPr="00443D14" w14:paraId="5A91243C" w14:textId="77777777" w:rsidTr="00C70420">
        <w:trPr>
          <w:trHeight w:val="300"/>
        </w:trPr>
        <w:tc>
          <w:tcPr>
            <w:tcW w:w="21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53EBEDC7" w14:textId="77777777" w:rsidR="007E7D77" w:rsidRPr="00443D14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 w:rsidRPr="00443D14"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编号</w:t>
            </w:r>
          </w:p>
        </w:tc>
        <w:tc>
          <w:tcPr>
            <w:tcW w:w="41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1D0DD206" w14:textId="77777777" w:rsidR="007E7D77" w:rsidRPr="00443D14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 w:rsidRPr="00443D14"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GHG</w:t>
            </w:r>
            <w:r w:rsidRPr="00443D14"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排放类别</w:t>
            </w:r>
          </w:p>
        </w:tc>
        <w:tc>
          <w:tcPr>
            <w:tcW w:w="2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363EE4C8" w14:textId="77777777" w:rsidR="007E7D77" w:rsidRPr="00443D14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 w:rsidRPr="00443D14"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排放源</w:t>
            </w:r>
          </w:p>
        </w:tc>
        <w:tc>
          <w:tcPr>
            <w:tcW w:w="21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25DB93C4" w14:textId="77777777" w:rsidR="007E7D77" w:rsidRPr="00443D14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 w:rsidRPr="00443D14"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设施</w:t>
            </w:r>
          </w:p>
        </w:tc>
        <w:tc>
          <w:tcPr>
            <w:tcW w:w="100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73C08823" w14:textId="77777777" w:rsidR="007E7D77" w:rsidRPr="00443D14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 w:rsidRPr="00443D14"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低位发热量</w:t>
            </w:r>
          </w:p>
        </w:tc>
        <w:tc>
          <w:tcPr>
            <w:tcW w:w="21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3C33A0EC" w14:textId="77777777" w:rsidR="007E7D77" w:rsidRPr="00443D14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 w:rsidRPr="00443D14"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单位</w:t>
            </w:r>
          </w:p>
        </w:tc>
        <w:tc>
          <w:tcPr>
            <w:tcW w:w="100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23B16177" w14:textId="77777777" w:rsidR="007E7D77" w:rsidRPr="00443D14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 w:rsidRPr="00443D14"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氧化率</w:t>
            </w:r>
          </w:p>
        </w:tc>
        <w:tc>
          <w:tcPr>
            <w:tcW w:w="87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66F4E300" w14:textId="77777777" w:rsidR="007E7D77" w:rsidRPr="00443D14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 w:rsidRPr="00443D14"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基于热值排放系数，t GHG/GJ</w:t>
            </w:r>
          </w:p>
        </w:tc>
        <w:tc>
          <w:tcPr>
            <w:tcW w:w="80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5BB56FDC" w14:textId="77777777" w:rsidR="007E7D77" w:rsidRPr="00443D14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 w:rsidRPr="00443D14"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排放因子，t GHG/10000m³</w:t>
            </w:r>
          </w:p>
        </w:tc>
      </w:tr>
      <w:tr w:rsidR="007D2F2A" w:rsidRPr="00443D14" w14:paraId="6E7108C6" w14:textId="77777777" w:rsidTr="00C70420">
        <w:trPr>
          <w:trHeight w:val="300"/>
        </w:trPr>
        <w:tc>
          <w:tcPr>
            <w:tcW w:w="21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7FF6C" w14:textId="77777777" w:rsidR="007E7D77" w:rsidRPr="00443D14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41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E7BBE" w14:textId="77777777" w:rsidR="007E7D77" w:rsidRPr="00443D14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2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E19FD" w14:textId="77777777" w:rsidR="007E7D77" w:rsidRPr="00443D14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21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7E351" w14:textId="77777777" w:rsidR="007E7D77" w:rsidRPr="00443D14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100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85D30" w14:textId="77777777" w:rsidR="007E7D77" w:rsidRPr="00443D14" w:rsidRDefault="007E7D77" w:rsidP="00E115D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21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BCE36" w14:textId="77777777" w:rsidR="007E7D77" w:rsidRPr="00443D14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100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2A3F1" w14:textId="77777777" w:rsidR="007E7D77" w:rsidRPr="00443D14" w:rsidRDefault="007E7D77" w:rsidP="00E115D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87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1498227B" w14:textId="77777777" w:rsidR="007E7D77" w:rsidRPr="00443D14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 w:rsidRPr="00443D14"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IPCC-2006缺省值</w:t>
            </w:r>
          </w:p>
        </w:tc>
        <w:tc>
          <w:tcPr>
            <w:tcW w:w="80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2B6F7890" w14:textId="77777777" w:rsidR="007E7D77" w:rsidRPr="00443D14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 w:rsidRPr="00443D14"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计算值</w:t>
            </w:r>
          </w:p>
        </w:tc>
      </w:tr>
      <w:tr w:rsidR="007D2F2A" w:rsidRPr="00443D14" w14:paraId="7E1F2E04" w14:textId="77777777" w:rsidTr="00C70420">
        <w:trPr>
          <w:trHeight w:val="315"/>
        </w:trPr>
        <w:tc>
          <w:tcPr>
            <w:tcW w:w="21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A7351" w14:textId="77777777" w:rsidR="007E7D77" w:rsidRPr="00443D14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41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6A6BE" w14:textId="77777777" w:rsidR="007E7D77" w:rsidRPr="00443D14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2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7A955" w14:textId="77777777" w:rsidR="007E7D77" w:rsidRPr="00443D14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21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7ECE2" w14:textId="77777777" w:rsidR="007E7D77" w:rsidRPr="00443D14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10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1D076D20" w14:textId="77777777" w:rsidR="007E7D77" w:rsidRPr="00443D14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 w:rsidRPr="00443D14"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企业温室气体排放核算与报告指南</w:t>
            </w:r>
            <w:r w:rsidRPr="00443D14"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 xml:space="preserve"> </w:t>
            </w:r>
            <w:r w:rsidRPr="00443D14"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钢铁行业</w:t>
            </w:r>
          </w:p>
        </w:tc>
        <w:tc>
          <w:tcPr>
            <w:tcW w:w="21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221FE" w14:textId="77777777" w:rsidR="007E7D77" w:rsidRPr="00443D14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10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240EDE0C" w14:textId="77777777" w:rsidR="007E7D77" w:rsidRPr="00443D14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 w:rsidRPr="00443D14"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企业温室气体排放核算与报告指南</w:t>
            </w:r>
            <w:r w:rsidRPr="00443D14"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 xml:space="preserve"> </w:t>
            </w:r>
            <w:r w:rsidRPr="00443D14"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钢铁行业</w:t>
            </w: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696944DA" w14:textId="77777777" w:rsidR="007E7D77" w:rsidRPr="00443D14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 w:rsidRPr="00443D14"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CO2</w:t>
            </w:r>
          </w:p>
        </w:tc>
        <w:tc>
          <w:tcPr>
            <w:tcW w:w="2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06835EE0" w14:textId="77777777" w:rsidR="007E7D77" w:rsidRPr="00443D14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 w:rsidRPr="00443D14"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CH4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78DB7EA1" w14:textId="77777777" w:rsidR="007E7D77" w:rsidRPr="00443D14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 w:rsidRPr="00443D14"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N2O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1795DCBA" w14:textId="77777777" w:rsidR="007E7D77" w:rsidRPr="00443D14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 w:rsidRPr="00443D14"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CO2</w:t>
            </w: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6B419752" w14:textId="77777777" w:rsidR="007E7D77" w:rsidRPr="00443D14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 w:rsidRPr="00443D14"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CH4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4E571721" w14:textId="77777777" w:rsidR="007E7D77" w:rsidRPr="00443D14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 w:rsidRPr="00443D14"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N2O</w:t>
            </w:r>
          </w:p>
        </w:tc>
      </w:tr>
      <w:tr w:rsidR="007D2F2A" w:rsidRPr="00443D14" w14:paraId="7F801C6C" w14:textId="77777777" w:rsidTr="00C70420">
        <w:trPr>
          <w:trHeight w:val="285"/>
        </w:trPr>
        <w:tc>
          <w:tcPr>
            <w:tcW w:w="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8E39ED7" w14:textId="13F87462" w:rsidR="00C70420" w:rsidRPr="00443D14" w:rsidRDefault="00C70420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{%tr for item in cat11_ef_items %}</w:t>
            </w:r>
          </w:p>
        </w:tc>
        <w:tc>
          <w:tcPr>
            <w:tcW w:w="4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F51569B" w14:textId="77777777" w:rsidR="00C70420" w:rsidRPr="007D2F2A" w:rsidRDefault="00C70420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E742A24" w14:textId="77777777" w:rsidR="00C70420" w:rsidRPr="007D2F2A" w:rsidRDefault="00C70420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981528A" w14:textId="77777777" w:rsidR="00C70420" w:rsidRPr="007D2F2A" w:rsidRDefault="00C70420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10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1483919" w14:textId="77777777" w:rsidR="00C70420" w:rsidRPr="00443D14" w:rsidRDefault="00C70420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AC33A11" w14:textId="77777777" w:rsidR="00C70420" w:rsidRPr="00443D14" w:rsidRDefault="00C70420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10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E976AAD" w14:textId="77777777" w:rsidR="00C70420" w:rsidRPr="00443D14" w:rsidRDefault="00C70420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2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1E45A26" w14:textId="77777777" w:rsidR="00C70420" w:rsidRPr="00443D14" w:rsidRDefault="00C70420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2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0631B7A" w14:textId="77777777" w:rsidR="00C70420" w:rsidRPr="00443D14" w:rsidRDefault="00C70420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521EF97" w14:textId="77777777" w:rsidR="00C70420" w:rsidRPr="00443D14" w:rsidRDefault="00C70420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F12649" w14:textId="77777777" w:rsidR="00C70420" w:rsidRPr="00443D14" w:rsidRDefault="00C70420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2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B567B5D" w14:textId="77777777" w:rsidR="00C70420" w:rsidRPr="00443D14" w:rsidRDefault="00C70420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FC76525" w14:textId="77777777" w:rsidR="00C70420" w:rsidRPr="00443D14" w:rsidRDefault="00C70420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  <w:tr w:rsidR="007D2F2A" w:rsidRPr="00443D14" w14:paraId="3A62A9E7" w14:textId="77777777" w:rsidTr="00C70420">
        <w:trPr>
          <w:trHeight w:val="285"/>
        </w:trPr>
        <w:tc>
          <w:tcPr>
            <w:tcW w:w="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355847" w14:textId="5DB4E480" w:rsidR="007E7D77" w:rsidRPr="00443D14" w:rsidRDefault="00C70420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item.number</w:t>
            </w:r>
            <w:proofErr w:type="spellEnd"/>
            <w:proofErr w:type="gramEnd"/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8842FB" w14:textId="78E62824" w:rsidR="007E7D77" w:rsidRPr="007D2F2A" w:rsidRDefault="00C70420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gramStart"/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_source_type_cat11}}</w:t>
            </w:r>
          </w:p>
        </w:tc>
        <w:tc>
          <w:tcPr>
            <w:tcW w:w="2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07E70F2" w14:textId="367E4FFB" w:rsidR="007E7D77" w:rsidRPr="007D2F2A" w:rsidRDefault="00C70420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gramStart"/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_source_cat11}}</w:t>
            </w:r>
          </w:p>
        </w:tc>
        <w:tc>
          <w:tcPr>
            <w:tcW w:w="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BFE4FC" w14:textId="231ABD1A" w:rsidR="007E7D77" w:rsidRPr="007D2F2A" w:rsidRDefault="00C70420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gramStart"/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_name_cat11}}</w:t>
            </w:r>
          </w:p>
        </w:tc>
        <w:tc>
          <w:tcPr>
            <w:tcW w:w="10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5C04EB1" w14:textId="240D830D" w:rsidR="007E7D77" w:rsidRPr="00443D14" w:rsidRDefault="00C70420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{{item.ncv_cat11}}</w:t>
            </w:r>
          </w:p>
        </w:tc>
        <w:tc>
          <w:tcPr>
            <w:tcW w:w="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D97D084" w14:textId="50E86A9A" w:rsidR="007E7D77" w:rsidRPr="00443D14" w:rsidRDefault="00C70420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gramStart"/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_unit_cat11}}</w:t>
            </w:r>
          </w:p>
        </w:tc>
        <w:tc>
          <w:tcPr>
            <w:tcW w:w="10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427273A" w14:textId="38992668" w:rsidR="007E7D77" w:rsidRPr="00443D14" w:rsidRDefault="00C70420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gramStart"/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_oa_cat11}}</w:t>
            </w:r>
          </w:p>
        </w:tc>
        <w:tc>
          <w:tcPr>
            <w:tcW w:w="2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D18BCA7" w14:textId="214E07A4" w:rsidR="007E7D77" w:rsidRPr="00443D14" w:rsidRDefault="00C70420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{{item.CO2_emission_cv_factor}}</w:t>
            </w:r>
          </w:p>
        </w:tc>
        <w:tc>
          <w:tcPr>
            <w:tcW w:w="2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90A31AD" w14:textId="444EE963" w:rsidR="007E7D77" w:rsidRPr="00443D14" w:rsidRDefault="007D2F2A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{{item.CH4_emission_cv_factor}}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7209FFA" w14:textId="46FE0F1B" w:rsidR="007E7D77" w:rsidRPr="00443D14" w:rsidRDefault="007D2F2A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{{item.N2O_emission_cv_factor}}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9A60367" w14:textId="39949950" w:rsidR="007E7D77" w:rsidRPr="00443D14" w:rsidRDefault="007D2F2A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{{item.CO2_emission_factor}}</w:t>
            </w:r>
          </w:p>
        </w:tc>
        <w:tc>
          <w:tcPr>
            <w:tcW w:w="2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DD4821" w14:textId="6ED4734B" w:rsidR="007E7D77" w:rsidRPr="00443D14" w:rsidRDefault="007D2F2A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{{item.CH4_emission_factor}}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424FF4B" w14:textId="33F098C7" w:rsidR="007E7D77" w:rsidRPr="00443D14" w:rsidRDefault="007D2F2A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{{item.N2O_emission_factor}}</w:t>
            </w:r>
          </w:p>
        </w:tc>
      </w:tr>
      <w:tr w:rsidR="007D2F2A" w:rsidRPr="00443D14" w14:paraId="42C9EA7F" w14:textId="77777777" w:rsidTr="00C70420">
        <w:trPr>
          <w:trHeight w:val="285"/>
        </w:trPr>
        <w:tc>
          <w:tcPr>
            <w:tcW w:w="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3736819" w14:textId="7635C132" w:rsidR="00C70420" w:rsidRPr="00443D14" w:rsidRDefault="00C70420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{%tr </w:t>
            </w:r>
            <w:proofErr w:type="spellStart"/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>endf</w:t>
            </w: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lastRenderedPageBreak/>
              <w:t>or</w:t>
            </w:r>
            <w:proofErr w:type="spellEnd"/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4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6D5AB4" w14:textId="77777777" w:rsidR="00C70420" w:rsidRPr="007D2F2A" w:rsidRDefault="00C70420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73D7A25" w14:textId="77777777" w:rsidR="00C70420" w:rsidRPr="007D2F2A" w:rsidRDefault="00C70420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C838D3F" w14:textId="77777777" w:rsidR="00C70420" w:rsidRPr="007D2F2A" w:rsidRDefault="00C70420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10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DCE7F61" w14:textId="77777777" w:rsidR="00C70420" w:rsidRPr="00443D14" w:rsidRDefault="00C70420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5F98FBE" w14:textId="77777777" w:rsidR="00C70420" w:rsidRPr="00443D14" w:rsidRDefault="00C70420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10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20C4E41" w14:textId="77777777" w:rsidR="00C70420" w:rsidRPr="00443D14" w:rsidRDefault="00C70420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2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22F278" w14:textId="77777777" w:rsidR="00C70420" w:rsidRPr="00443D14" w:rsidRDefault="00C70420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2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0BCE425" w14:textId="77777777" w:rsidR="00C70420" w:rsidRPr="00443D14" w:rsidRDefault="00C70420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98957B4" w14:textId="77777777" w:rsidR="00C70420" w:rsidRPr="00443D14" w:rsidRDefault="00C70420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4F65C66" w14:textId="77777777" w:rsidR="00C70420" w:rsidRPr="00443D14" w:rsidRDefault="00C70420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2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A437DE3" w14:textId="77777777" w:rsidR="00C70420" w:rsidRPr="00443D14" w:rsidRDefault="00C70420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413638" w14:textId="77777777" w:rsidR="00C70420" w:rsidRPr="00443D14" w:rsidRDefault="00C70420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</w:tbl>
    <w:p w14:paraId="761CCB98" w14:textId="77777777" w:rsidR="007E7D77" w:rsidRPr="00443D14" w:rsidRDefault="007E7D77" w:rsidP="007E7D77">
      <w:pPr>
        <w:pStyle w:val="afb"/>
        <w:spacing w:before="0" w:line="360" w:lineRule="auto"/>
        <w:ind w:left="440"/>
        <w:rPr>
          <w:rFonts w:eastAsia="宋体" w:cs="Arial"/>
          <w:iCs/>
          <w:sz w:val="24"/>
          <w:lang w:val="en-US" w:eastAsia="zh-CN"/>
        </w:rPr>
      </w:pPr>
    </w:p>
    <w:p w14:paraId="49BB8DC4" w14:textId="111291E5" w:rsidR="007E7D77" w:rsidRDefault="00C70420" w:rsidP="007E7D77">
      <w:pPr>
        <w:pStyle w:val="afb"/>
        <w:numPr>
          <w:ilvl w:val="0"/>
          <w:numId w:val="19"/>
        </w:numPr>
        <w:spacing w:before="0" w:line="360" w:lineRule="auto"/>
        <w:rPr>
          <w:rFonts w:eastAsia="宋体" w:cs="Arial"/>
          <w:iCs/>
          <w:sz w:val="24"/>
          <w:lang w:val="en-US" w:eastAsia="zh-CN"/>
        </w:rPr>
      </w:pPr>
      <w:r>
        <w:rPr>
          <w:rFonts w:eastAsia="宋体" w:cs="Arial" w:hint="eastAsia"/>
          <w:iCs/>
          <w:sz w:val="24"/>
          <w:lang w:val="en-US" w:eastAsia="zh-CN"/>
        </w:rPr>
        <w:t>范围三</w:t>
      </w:r>
      <w:r>
        <w:rPr>
          <w:rFonts w:eastAsia="宋体" w:cs="Arial" w:hint="eastAsia"/>
          <w:iCs/>
          <w:sz w:val="24"/>
          <w:lang w:val="en-US" w:eastAsia="zh-CN"/>
        </w:rPr>
        <w:t xml:space="preserve"> </w:t>
      </w:r>
      <w:r>
        <w:rPr>
          <w:rFonts w:eastAsia="宋体" w:cs="Arial" w:hint="eastAsia"/>
          <w:iCs/>
          <w:sz w:val="24"/>
          <w:lang w:val="en-US" w:eastAsia="zh-CN"/>
        </w:rPr>
        <w:t>类别</w:t>
      </w:r>
      <w:r>
        <w:rPr>
          <w:rFonts w:eastAsia="宋体" w:cs="Arial" w:hint="eastAsia"/>
          <w:iCs/>
          <w:sz w:val="24"/>
          <w:lang w:val="en-US" w:eastAsia="zh-CN"/>
        </w:rPr>
        <w:t xml:space="preserve">12 </w:t>
      </w:r>
      <w:r w:rsidR="007E7D77">
        <w:rPr>
          <w:rFonts w:eastAsia="宋体" w:cs="Arial" w:hint="eastAsia"/>
          <w:iCs/>
          <w:sz w:val="24"/>
          <w:lang w:val="en-US" w:eastAsia="zh-CN"/>
        </w:rPr>
        <w:t>外销产品</w:t>
      </w:r>
      <w:r w:rsidR="00C726E1">
        <w:rPr>
          <w:rFonts w:eastAsia="宋体" w:cs="Arial" w:hint="eastAsia"/>
          <w:iCs/>
          <w:sz w:val="24"/>
          <w:lang w:val="en-US" w:eastAsia="zh-CN"/>
        </w:rPr>
        <w:t>报废</w:t>
      </w:r>
      <w:r w:rsidR="007E7D77">
        <w:rPr>
          <w:rFonts w:eastAsia="宋体" w:cs="Arial" w:hint="eastAsia"/>
          <w:iCs/>
          <w:sz w:val="24"/>
          <w:lang w:val="en-US" w:eastAsia="zh-CN"/>
        </w:rPr>
        <w:t>产生的排放因子表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05"/>
        <w:gridCol w:w="1296"/>
        <w:gridCol w:w="1135"/>
        <w:gridCol w:w="1102"/>
        <w:gridCol w:w="1048"/>
        <w:gridCol w:w="1102"/>
        <w:gridCol w:w="1044"/>
        <w:gridCol w:w="1135"/>
      </w:tblGrid>
      <w:tr w:rsidR="007E7D77" w14:paraId="62D77D58" w14:textId="77777777" w:rsidTr="007D2F2A">
        <w:trPr>
          <w:trHeight w:val="300"/>
        </w:trPr>
        <w:tc>
          <w:tcPr>
            <w:tcW w:w="35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3B3A624F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编号</w:t>
            </w:r>
          </w:p>
        </w:tc>
        <w:tc>
          <w:tcPr>
            <w:tcW w:w="88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49DA3CD3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排放类别</w:t>
            </w:r>
          </w:p>
        </w:tc>
        <w:tc>
          <w:tcPr>
            <w:tcW w:w="47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545C5978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排放源</w:t>
            </w:r>
          </w:p>
        </w:tc>
        <w:tc>
          <w:tcPr>
            <w:tcW w:w="87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75E1433B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Activity name</w:t>
            </w:r>
          </w:p>
        </w:tc>
        <w:tc>
          <w:tcPr>
            <w:tcW w:w="64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5DDD2B30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Geography</w:t>
            </w:r>
          </w:p>
        </w:tc>
        <w:tc>
          <w:tcPr>
            <w:tcW w:w="94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6600" w:themeFill="accent3"/>
            <w:noWrap/>
            <w:vAlign w:val="center"/>
          </w:tcPr>
          <w:p w14:paraId="08CEBAEA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24"/>
                <w:vertAlign w:val="subscript"/>
                <w:lang w:val="en-US" w:eastAsia="zh-CN"/>
              </w:rPr>
              <w:t>2</w:t>
            </w:r>
          </w:p>
        </w:tc>
        <w:tc>
          <w:tcPr>
            <w:tcW w:w="8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6600" w:themeFill="accent3"/>
            <w:noWrap/>
            <w:vAlign w:val="center"/>
          </w:tcPr>
          <w:p w14:paraId="7DE55AC0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引用源</w:t>
            </w:r>
          </w:p>
        </w:tc>
      </w:tr>
      <w:tr w:rsidR="007E7D77" w14:paraId="7760AF26" w14:textId="77777777" w:rsidTr="007D2F2A">
        <w:trPr>
          <w:trHeight w:val="300"/>
        </w:trPr>
        <w:tc>
          <w:tcPr>
            <w:tcW w:w="35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7FF09413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88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4B6D8773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47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43F22C01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87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3C8F0B6A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64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56B5AE4F" w14:textId="77777777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12ECED82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排放因子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266061C7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单位</w:t>
            </w:r>
          </w:p>
        </w:tc>
        <w:tc>
          <w:tcPr>
            <w:tcW w:w="8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5A93E90E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缺省排放因子</w:t>
            </w:r>
          </w:p>
        </w:tc>
      </w:tr>
      <w:tr w:rsidR="007D2F2A" w14:paraId="47DA1431" w14:textId="77777777" w:rsidTr="007D2F2A">
        <w:trPr>
          <w:trHeight w:val="720"/>
        </w:trPr>
        <w:tc>
          <w:tcPr>
            <w:tcW w:w="3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3657736" w14:textId="4B0BE9FF" w:rsidR="007D2F2A" w:rsidRDefault="007D2F2A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{%tr for item in cat12_ef_items %}</w:t>
            </w:r>
          </w:p>
        </w:tc>
        <w:tc>
          <w:tcPr>
            <w:tcW w:w="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69B0B09" w14:textId="77777777" w:rsidR="007D2F2A" w:rsidRPr="007D2F2A" w:rsidRDefault="007D2F2A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034FDA" w14:textId="77777777" w:rsidR="007D2F2A" w:rsidRPr="007D2F2A" w:rsidRDefault="007D2F2A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8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B1B5A80" w14:textId="77777777" w:rsidR="007D2F2A" w:rsidRPr="007D2F2A" w:rsidRDefault="007D2F2A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36BC773" w14:textId="77777777" w:rsidR="007D2F2A" w:rsidRPr="007D2F2A" w:rsidRDefault="007D2F2A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8CF76A6" w14:textId="77777777" w:rsidR="007D2F2A" w:rsidRDefault="007D2F2A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A077920" w14:textId="77777777" w:rsidR="007D2F2A" w:rsidRDefault="007D2F2A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8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BBE8AA8" w14:textId="77777777" w:rsidR="007D2F2A" w:rsidRDefault="007D2F2A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  <w:tr w:rsidR="007D2F2A" w14:paraId="21DE2E61" w14:textId="77777777" w:rsidTr="007D2F2A">
        <w:trPr>
          <w:trHeight w:val="720"/>
        </w:trPr>
        <w:tc>
          <w:tcPr>
            <w:tcW w:w="3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0B0CB96" w14:textId="2436B7A2" w:rsidR="007D2F2A" w:rsidRDefault="007D2F2A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item.number</w:t>
            </w:r>
            <w:proofErr w:type="spellEnd"/>
            <w:proofErr w:type="gramEnd"/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7F0998" w14:textId="0BF023A8" w:rsidR="007D2F2A" w:rsidRPr="007D2F2A" w:rsidRDefault="007D2F2A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gramStart"/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_source_type_cat12}}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9FC65E" w14:textId="6E2417BF" w:rsidR="007D2F2A" w:rsidRPr="007D2F2A" w:rsidRDefault="007D2F2A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gramStart"/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_source_cat12}}</w:t>
            </w:r>
          </w:p>
        </w:tc>
        <w:tc>
          <w:tcPr>
            <w:tcW w:w="8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189B5D3" w14:textId="4B59E10E" w:rsidR="007D2F2A" w:rsidRPr="007D2F2A" w:rsidRDefault="007D2F2A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gramStart"/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_name_cat12}}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1149E7" w14:textId="5876F315" w:rsidR="007D2F2A" w:rsidRPr="007D2F2A" w:rsidRDefault="007D2F2A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gramStart"/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_geo_cat12}}</w:t>
            </w: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14CEC1F" w14:textId="51C57C80" w:rsidR="007D2F2A" w:rsidRDefault="007D2F2A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{{item.cat12_emission_factor}}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F0B4CDD" w14:textId="38ABCD7D" w:rsidR="007D2F2A" w:rsidRDefault="007D2F2A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{{item.cat12_emission_unit}}</w:t>
            </w:r>
          </w:p>
        </w:tc>
        <w:tc>
          <w:tcPr>
            <w:tcW w:w="8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F906778" w14:textId="793D9E21" w:rsidR="007D2F2A" w:rsidRDefault="007D2F2A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{{item.cat12_emission_source}}</w:t>
            </w:r>
          </w:p>
        </w:tc>
      </w:tr>
      <w:tr w:rsidR="007E7D77" w14:paraId="0336AE26" w14:textId="77777777" w:rsidTr="007D2F2A">
        <w:trPr>
          <w:trHeight w:val="720"/>
        </w:trPr>
        <w:tc>
          <w:tcPr>
            <w:tcW w:w="3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32C48AD" w14:textId="63C62437" w:rsidR="007E7D77" w:rsidRDefault="007D2F2A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{%tr </w:t>
            </w:r>
            <w:proofErr w:type="spellStart"/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endfor</w:t>
            </w:r>
            <w:proofErr w:type="spellEnd"/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4ED090F" w14:textId="356A3F0D" w:rsidR="007E7D77" w:rsidRPr="007D2F2A" w:rsidRDefault="007E7D7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817A15" w14:textId="3A8903F9" w:rsidR="007E7D77" w:rsidRPr="007D2F2A" w:rsidRDefault="007E7D7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8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6357E94" w14:textId="3A070649" w:rsidR="007E7D77" w:rsidRPr="007D2F2A" w:rsidRDefault="007E7D7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D45AC7C" w14:textId="673D698C" w:rsidR="007E7D77" w:rsidRPr="007D2F2A" w:rsidRDefault="007E7D7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4F6FE25" w14:textId="5FFF7BCE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28096E7" w14:textId="4912597A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8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A29DE02" w14:textId="4EB9CDA0" w:rsidR="007E7D77" w:rsidRDefault="007E7D7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</w:tbl>
    <w:p w14:paraId="63C39CDA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</w:p>
    <w:p w14:paraId="4738CDD7" w14:textId="690F5D48" w:rsidR="00C726E1" w:rsidRDefault="00C726E1" w:rsidP="00C726E1">
      <w:pPr>
        <w:pStyle w:val="afb"/>
        <w:numPr>
          <w:ilvl w:val="0"/>
          <w:numId w:val="19"/>
        </w:numPr>
        <w:spacing w:before="0" w:line="360" w:lineRule="auto"/>
        <w:rPr>
          <w:rFonts w:eastAsia="宋体" w:cs="Arial"/>
          <w:iCs/>
          <w:sz w:val="24"/>
          <w:lang w:val="en-US" w:eastAsia="zh-CN"/>
        </w:rPr>
      </w:pPr>
      <w:r>
        <w:rPr>
          <w:rFonts w:eastAsia="宋体" w:cs="Arial" w:hint="eastAsia"/>
          <w:iCs/>
          <w:sz w:val="24"/>
          <w:lang w:val="en-US" w:eastAsia="zh-CN"/>
        </w:rPr>
        <w:t>范围三</w:t>
      </w:r>
      <w:r>
        <w:rPr>
          <w:rFonts w:eastAsia="宋体" w:cs="Arial" w:hint="eastAsia"/>
          <w:iCs/>
          <w:sz w:val="24"/>
          <w:lang w:val="en-US" w:eastAsia="zh-CN"/>
        </w:rPr>
        <w:t xml:space="preserve"> </w:t>
      </w:r>
      <w:r>
        <w:rPr>
          <w:rFonts w:eastAsia="宋体" w:cs="Arial" w:hint="eastAsia"/>
          <w:iCs/>
          <w:sz w:val="24"/>
          <w:lang w:val="en-US" w:eastAsia="zh-CN"/>
        </w:rPr>
        <w:t>类别</w:t>
      </w:r>
      <w:r>
        <w:rPr>
          <w:rFonts w:eastAsia="宋体" w:cs="Arial" w:hint="eastAsia"/>
          <w:iCs/>
          <w:sz w:val="24"/>
          <w:lang w:val="en-US" w:eastAsia="zh-CN"/>
        </w:rPr>
        <w:t xml:space="preserve">13 </w:t>
      </w:r>
      <w:r>
        <w:rPr>
          <w:rFonts w:eastAsia="宋体" w:cs="Arial" w:hint="eastAsia"/>
          <w:iCs/>
          <w:sz w:val="24"/>
          <w:lang w:val="en-US" w:eastAsia="zh-CN"/>
        </w:rPr>
        <w:t>下游租赁资产产生的排放因子表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05"/>
        <w:gridCol w:w="1296"/>
        <w:gridCol w:w="1135"/>
        <w:gridCol w:w="1102"/>
        <w:gridCol w:w="1048"/>
        <w:gridCol w:w="1102"/>
        <w:gridCol w:w="1044"/>
        <w:gridCol w:w="1135"/>
      </w:tblGrid>
      <w:tr w:rsidR="00C726E1" w14:paraId="4FA13CEA" w14:textId="77777777" w:rsidTr="002A444E">
        <w:trPr>
          <w:trHeight w:val="300"/>
        </w:trPr>
        <w:tc>
          <w:tcPr>
            <w:tcW w:w="35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693D7F54" w14:textId="77777777" w:rsidR="00C726E1" w:rsidRDefault="00C726E1" w:rsidP="002A444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编号</w:t>
            </w:r>
          </w:p>
        </w:tc>
        <w:tc>
          <w:tcPr>
            <w:tcW w:w="88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774AABA1" w14:textId="77777777" w:rsidR="00C726E1" w:rsidRDefault="00C726E1" w:rsidP="002A444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排放类别</w:t>
            </w:r>
          </w:p>
        </w:tc>
        <w:tc>
          <w:tcPr>
            <w:tcW w:w="47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06A731D5" w14:textId="77777777" w:rsidR="00C726E1" w:rsidRDefault="00C726E1" w:rsidP="002A444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排放源</w:t>
            </w:r>
          </w:p>
        </w:tc>
        <w:tc>
          <w:tcPr>
            <w:tcW w:w="87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572F730C" w14:textId="77777777" w:rsidR="00C726E1" w:rsidRDefault="00C726E1" w:rsidP="002A444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Activity name</w:t>
            </w:r>
          </w:p>
        </w:tc>
        <w:tc>
          <w:tcPr>
            <w:tcW w:w="64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525D75D0" w14:textId="77777777" w:rsidR="00C726E1" w:rsidRDefault="00C726E1" w:rsidP="002A444E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Geography</w:t>
            </w:r>
          </w:p>
        </w:tc>
        <w:tc>
          <w:tcPr>
            <w:tcW w:w="94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6600" w:themeFill="accent3"/>
            <w:noWrap/>
            <w:vAlign w:val="center"/>
          </w:tcPr>
          <w:p w14:paraId="667DA053" w14:textId="77777777" w:rsidR="00C726E1" w:rsidRDefault="00C726E1" w:rsidP="002A444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24"/>
                <w:vertAlign w:val="subscript"/>
                <w:lang w:val="en-US" w:eastAsia="zh-CN"/>
              </w:rPr>
              <w:t>2</w:t>
            </w:r>
          </w:p>
        </w:tc>
        <w:tc>
          <w:tcPr>
            <w:tcW w:w="8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6600" w:themeFill="accent3"/>
            <w:noWrap/>
            <w:vAlign w:val="center"/>
          </w:tcPr>
          <w:p w14:paraId="7C7C8257" w14:textId="77777777" w:rsidR="00C726E1" w:rsidRDefault="00C726E1" w:rsidP="002A444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引用源</w:t>
            </w:r>
          </w:p>
        </w:tc>
      </w:tr>
      <w:tr w:rsidR="00C726E1" w14:paraId="26CC266F" w14:textId="77777777" w:rsidTr="002A444E">
        <w:trPr>
          <w:trHeight w:val="300"/>
        </w:trPr>
        <w:tc>
          <w:tcPr>
            <w:tcW w:w="35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77AAB9D7" w14:textId="77777777" w:rsidR="00C726E1" w:rsidRDefault="00C726E1" w:rsidP="002A444E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88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6BA86F54" w14:textId="77777777" w:rsidR="00C726E1" w:rsidRDefault="00C726E1" w:rsidP="002A444E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47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37C3DE08" w14:textId="77777777" w:rsidR="00C726E1" w:rsidRDefault="00C726E1" w:rsidP="002A444E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87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70299DC3" w14:textId="77777777" w:rsidR="00C726E1" w:rsidRDefault="00C726E1" w:rsidP="002A444E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64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07963F46" w14:textId="77777777" w:rsidR="00C726E1" w:rsidRDefault="00C726E1" w:rsidP="002A444E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2A06169B" w14:textId="77777777" w:rsidR="00C726E1" w:rsidRDefault="00C726E1" w:rsidP="002A444E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排放因子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469DF84C" w14:textId="77777777" w:rsidR="00C726E1" w:rsidRDefault="00C726E1" w:rsidP="002A444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单位</w:t>
            </w:r>
          </w:p>
        </w:tc>
        <w:tc>
          <w:tcPr>
            <w:tcW w:w="8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354B5A18" w14:textId="77777777" w:rsidR="00C726E1" w:rsidRDefault="00C726E1" w:rsidP="002A444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缺省排放因子</w:t>
            </w:r>
          </w:p>
        </w:tc>
      </w:tr>
      <w:tr w:rsidR="00C726E1" w14:paraId="5DC174F6" w14:textId="77777777" w:rsidTr="002A444E">
        <w:trPr>
          <w:trHeight w:val="720"/>
        </w:trPr>
        <w:tc>
          <w:tcPr>
            <w:tcW w:w="3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B3064" w14:textId="0CB99E8E" w:rsidR="00C726E1" w:rsidRDefault="00C726E1" w:rsidP="002A444E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{%tr for item in cat1</w:t>
            </w:r>
            <w:r>
              <w:rPr>
                <w:rFonts w:cs="Arial" w:hint="eastAsia"/>
                <w:color w:val="000000"/>
                <w:szCs w:val="20"/>
                <w:lang w:val="en-US" w:eastAsia="zh-CN"/>
              </w:rPr>
              <w:t>3</w:t>
            </w: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_ef_items %}</w:t>
            </w:r>
          </w:p>
        </w:tc>
        <w:tc>
          <w:tcPr>
            <w:tcW w:w="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AC2B6B" w14:textId="77777777" w:rsidR="00C726E1" w:rsidRPr="007D2F2A" w:rsidRDefault="00C726E1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0A7F77" w14:textId="77777777" w:rsidR="00C726E1" w:rsidRPr="007D2F2A" w:rsidRDefault="00C726E1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8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6C8C422" w14:textId="77777777" w:rsidR="00C726E1" w:rsidRPr="007D2F2A" w:rsidRDefault="00C726E1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F192643" w14:textId="77777777" w:rsidR="00C726E1" w:rsidRPr="007D2F2A" w:rsidRDefault="00C726E1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2DDD758" w14:textId="77777777" w:rsidR="00C726E1" w:rsidRDefault="00C726E1" w:rsidP="002A444E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39B2051" w14:textId="77777777" w:rsidR="00C726E1" w:rsidRDefault="00C726E1" w:rsidP="002A444E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8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13372A1" w14:textId="77777777" w:rsidR="00C726E1" w:rsidRDefault="00C726E1" w:rsidP="002A444E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  <w:tr w:rsidR="00C726E1" w14:paraId="3CB26908" w14:textId="77777777" w:rsidTr="002A444E">
        <w:trPr>
          <w:trHeight w:val="720"/>
        </w:trPr>
        <w:tc>
          <w:tcPr>
            <w:tcW w:w="3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1B0DF8D" w14:textId="77777777" w:rsidR="00C726E1" w:rsidRDefault="00C726E1" w:rsidP="002A444E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item.number</w:t>
            </w:r>
            <w:proofErr w:type="spellEnd"/>
            <w:proofErr w:type="gramEnd"/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7D0A6C" w14:textId="6DDDF405" w:rsidR="00C726E1" w:rsidRPr="007D2F2A" w:rsidRDefault="00C726E1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gramStart"/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_source_type_cat1</w:t>
            </w:r>
            <w:r>
              <w:rPr>
                <w:rFonts w:cs="Arial" w:hint="eastAsia"/>
                <w:color w:val="000000"/>
                <w:szCs w:val="20"/>
                <w:lang w:val="en-US" w:eastAsia="zh-CN"/>
              </w:rPr>
              <w:t>3</w:t>
            </w: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05C826" w14:textId="261A43CF" w:rsidR="00C726E1" w:rsidRPr="007D2F2A" w:rsidRDefault="00C726E1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gramStart"/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_source_cat1</w:t>
            </w:r>
            <w:r>
              <w:rPr>
                <w:rFonts w:cs="Arial" w:hint="eastAsia"/>
                <w:color w:val="000000"/>
                <w:szCs w:val="20"/>
                <w:lang w:val="en-US" w:eastAsia="zh-CN"/>
              </w:rPr>
              <w:t>3</w:t>
            </w: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8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1DC1765" w14:textId="45D80A34" w:rsidR="00C726E1" w:rsidRPr="007D2F2A" w:rsidRDefault="00C726E1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gramStart"/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_name_cat1</w:t>
            </w:r>
            <w:r>
              <w:rPr>
                <w:rFonts w:cs="Arial" w:hint="eastAsia"/>
                <w:color w:val="000000"/>
                <w:szCs w:val="20"/>
                <w:lang w:val="en-US" w:eastAsia="zh-CN"/>
              </w:rPr>
              <w:t>3</w:t>
            </w: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37A6360" w14:textId="4FEAEF9F" w:rsidR="00C726E1" w:rsidRPr="007D2F2A" w:rsidRDefault="00C726E1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gramStart"/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_geo_cat1</w:t>
            </w:r>
            <w:r>
              <w:rPr>
                <w:rFonts w:cs="Arial" w:hint="eastAsia"/>
                <w:color w:val="000000"/>
                <w:szCs w:val="20"/>
                <w:lang w:val="en-US" w:eastAsia="zh-CN"/>
              </w:rPr>
              <w:t>3</w:t>
            </w: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942F9A6" w14:textId="6A7AF7B8" w:rsidR="00C726E1" w:rsidRDefault="00C726E1" w:rsidP="002A444E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{{item.cat1</w:t>
            </w:r>
            <w:r>
              <w:rPr>
                <w:rFonts w:cs="Arial" w:hint="eastAsia"/>
                <w:color w:val="000000"/>
                <w:szCs w:val="20"/>
                <w:lang w:val="en-US" w:eastAsia="zh-CN"/>
              </w:rPr>
              <w:t>3</w:t>
            </w: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_emission_factor}}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700961" w14:textId="2AAD493A" w:rsidR="00C726E1" w:rsidRDefault="00C726E1" w:rsidP="002A444E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{{item.cat1</w:t>
            </w:r>
            <w:r>
              <w:rPr>
                <w:rFonts w:cs="Arial" w:hint="eastAsia"/>
                <w:color w:val="000000"/>
                <w:szCs w:val="20"/>
                <w:lang w:val="en-US" w:eastAsia="zh-CN"/>
              </w:rPr>
              <w:t>3</w:t>
            </w: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_emission_unit}}</w:t>
            </w:r>
          </w:p>
        </w:tc>
        <w:tc>
          <w:tcPr>
            <w:tcW w:w="8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A24B14C" w14:textId="081F811C" w:rsidR="00C726E1" w:rsidRDefault="00C726E1" w:rsidP="002A444E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{{item.cat1</w:t>
            </w:r>
            <w:r>
              <w:rPr>
                <w:rFonts w:cs="Arial" w:hint="eastAsia"/>
                <w:color w:val="000000"/>
                <w:szCs w:val="20"/>
                <w:lang w:val="en-US" w:eastAsia="zh-CN"/>
              </w:rPr>
              <w:t>3</w:t>
            </w: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_emission_source}}</w:t>
            </w:r>
          </w:p>
        </w:tc>
      </w:tr>
      <w:tr w:rsidR="00C726E1" w14:paraId="3EC2FACC" w14:textId="77777777" w:rsidTr="002A444E">
        <w:trPr>
          <w:trHeight w:val="720"/>
        </w:trPr>
        <w:tc>
          <w:tcPr>
            <w:tcW w:w="3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3742921" w14:textId="77777777" w:rsidR="00C726E1" w:rsidRDefault="00C726E1" w:rsidP="002A444E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{%tr </w:t>
            </w:r>
            <w:proofErr w:type="spellStart"/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endfor</w:t>
            </w:r>
            <w:proofErr w:type="spellEnd"/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A5AACEF" w14:textId="77777777" w:rsidR="00C726E1" w:rsidRPr="007D2F2A" w:rsidRDefault="00C726E1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A90D6A" w14:textId="77777777" w:rsidR="00C726E1" w:rsidRPr="007D2F2A" w:rsidRDefault="00C726E1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8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7746503" w14:textId="77777777" w:rsidR="00C726E1" w:rsidRPr="007D2F2A" w:rsidRDefault="00C726E1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540532" w14:textId="77777777" w:rsidR="00C726E1" w:rsidRPr="007D2F2A" w:rsidRDefault="00C726E1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D583896" w14:textId="77777777" w:rsidR="00C726E1" w:rsidRDefault="00C726E1" w:rsidP="002A444E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C7FC223" w14:textId="77777777" w:rsidR="00C726E1" w:rsidRDefault="00C726E1" w:rsidP="002A444E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8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C4784EA" w14:textId="77777777" w:rsidR="00C726E1" w:rsidRDefault="00C726E1" w:rsidP="002A444E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</w:tbl>
    <w:p w14:paraId="57C55D42" w14:textId="77777777" w:rsidR="007D2F2A" w:rsidRDefault="007D2F2A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</w:p>
    <w:p w14:paraId="40AC7D57" w14:textId="3D521C64" w:rsidR="00C726E1" w:rsidRDefault="00C726E1" w:rsidP="00C726E1">
      <w:pPr>
        <w:pStyle w:val="afb"/>
        <w:numPr>
          <w:ilvl w:val="0"/>
          <w:numId w:val="19"/>
        </w:numPr>
        <w:spacing w:before="0" w:line="360" w:lineRule="auto"/>
        <w:rPr>
          <w:rFonts w:eastAsia="宋体" w:cs="Arial"/>
          <w:iCs/>
          <w:sz w:val="24"/>
          <w:lang w:val="en-US" w:eastAsia="zh-CN"/>
        </w:rPr>
      </w:pPr>
      <w:r>
        <w:rPr>
          <w:rFonts w:eastAsia="宋体" w:cs="Arial" w:hint="eastAsia"/>
          <w:iCs/>
          <w:sz w:val="24"/>
          <w:lang w:val="en-US" w:eastAsia="zh-CN"/>
        </w:rPr>
        <w:t>范围三</w:t>
      </w:r>
      <w:r>
        <w:rPr>
          <w:rFonts w:eastAsia="宋体" w:cs="Arial" w:hint="eastAsia"/>
          <w:iCs/>
          <w:sz w:val="24"/>
          <w:lang w:val="en-US" w:eastAsia="zh-CN"/>
        </w:rPr>
        <w:t xml:space="preserve"> </w:t>
      </w:r>
      <w:r>
        <w:rPr>
          <w:rFonts w:eastAsia="宋体" w:cs="Arial" w:hint="eastAsia"/>
          <w:iCs/>
          <w:sz w:val="24"/>
          <w:lang w:val="en-US" w:eastAsia="zh-CN"/>
        </w:rPr>
        <w:t>类别</w:t>
      </w:r>
      <w:r>
        <w:rPr>
          <w:rFonts w:eastAsia="宋体" w:cs="Arial" w:hint="eastAsia"/>
          <w:iCs/>
          <w:sz w:val="24"/>
          <w:lang w:val="en-US" w:eastAsia="zh-CN"/>
        </w:rPr>
        <w:t xml:space="preserve">14 </w:t>
      </w:r>
      <w:r>
        <w:rPr>
          <w:rFonts w:eastAsia="宋体" w:cs="Arial" w:hint="eastAsia"/>
          <w:iCs/>
          <w:sz w:val="24"/>
          <w:lang w:val="en-US" w:eastAsia="zh-CN"/>
        </w:rPr>
        <w:t>特许经营产生的排放因子表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05"/>
        <w:gridCol w:w="1296"/>
        <w:gridCol w:w="1135"/>
        <w:gridCol w:w="1102"/>
        <w:gridCol w:w="1048"/>
        <w:gridCol w:w="1102"/>
        <w:gridCol w:w="1044"/>
        <w:gridCol w:w="1135"/>
      </w:tblGrid>
      <w:tr w:rsidR="00C726E1" w14:paraId="60322298" w14:textId="77777777" w:rsidTr="002A444E">
        <w:trPr>
          <w:trHeight w:val="300"/>
        </w:trPr>
        <w:tc>
          <w:tcPr>
            <w:tcW w:w="35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34513A17" w14:textId="77777777" w:rsidR="00C726E1" w:rsidRDefault="00C726E1" w:rsidP="002A444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编号</w:t>
            </w:r>
          </w:p>
        </w:tc>
        <w:tc>
          <w:tcPr>
            <w:tcW w:w="88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2B2E42C6" w14:textId="77777777" w:rsidR="00C726E1" w:rsidRDefault="00C726E1" w:rsidP="002A444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排放类别</w:t>
            </w:r>
          </w:p>
        </w:tc>
        <w:tc>
          <w:tcPr>
            <w:tcW w:w="47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28C4652C" w14:textId="77777777" w:rsidR="00C726E1" w:rsidRDefault="00C726E1" w:rsidP="002A444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排放源</w:t>
            </w:r>
          </w:p>
        </w:tc>
        <w:tc>
          <w:tcPr>
            <w:tcW w:w="87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116A0827" w14:textId="77777777" w:rsidR="00C726E1" w:rsidRDefault="00C726E1" w:rsidP="002A444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Activity name</w:t>
            </w:r>
          </w:p>
        </w:tc>
        <w:tc>
          <w:tcPr>
            <w:tcW w:w="64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2BC7785E" w14:textId="77777777" w:rsidR="00C726E1" w:rsidRDefault="00C726E1" w:rsidP="002A444E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Geography</w:t>
            </w:r>
          </w:p>
        </w:tc>
        <w:tc>
          <w:tcPr>
            <w:tcW w:w="94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6600" w:themeFill="accent3"/>
            <w:noWrap/>
            <w:vAlign w:val="center"/>
          </w:tcPr>
          <w:p w14:paraId="1E616A78" w14:textId="77777777" w:rsidR="00C726E1" w:rsidRDefault="00C726E1" w:rsidP="002A444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24"/>
                <w:vertAlign w:val="subscript"/>
                <w:lang w:val="en-US" w:eastAsia="zh-CN"/>
              </w:rPr>
              <w:t>2</w:t>
            </w:r>
          </w:p>
        </w:tc>
        <w:tc>
          <w:tcPr>
            <w:tcW w:w="8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6600" w:themeFill="accent3"/>
            <w:noWrap/>
            <w:vAlign w:val="center"/>
          </w:tcPr>
          <w:p w14:paraId="1A3E398A" w14:textId="77777777" w:rsidR="00C726E1" w:rsidRDefault="00C726E1" w:rsidP="002A444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引用源</w:t>
            </w:r>
          </w:p>
        </w:tc>
      </w:tr>
      <w:tr w:rsidR="00C726E1" w14:paraId="72288B11" w14:textId="77777777" w:rsidTr="002A444E">
        <w:trPr>
          <w:trHeight w:val="300"/>
        </w:trPr>
        <w:tc>
          <w:tcPr>
            <w:tcW w:w="35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7E661BA6" w14:textId="77777777" w:rsidR="00C726E1" w:rsidRDefault="00C726E1" w:rsidP="002A444E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88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2E3FA7DE" w14:textId="77777777" w:rsidR="00C726E1" w:rsidRDefault="00C726E1" w:rsidP="002A444E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47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5B17AD2A" w14:textId="77777777" w:rsidR="00C726E1" w:rsidRDefault="00C726E1" w:rsidP="002A444E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87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365B02F8" w14:textId="77777777" w:rsidR="00C726E1" w:rsidRDefault="00C726E1" w:rsidP="002A444E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64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5C8DAE59" w14:textId="77777777" w:rsidR="00C726E1" w:rsidRDefault="00C726E1" w:rsidP="002A444E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42666665" w14:textId="77777777" w:rsidR="00C726E1" w:rsidRDefault="00C726E1" w:rsidP="002A444E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排放因子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6D731744" w14:textId="77777777" w:rsidR="00C726E1" w:rsidRDefault="00C726E1" w:rsidP="002A444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单位</w:t>
            </w:r>
          </w:p>
        </w:tc>
        <w:tc>
          <w:tcPr>
            <w:tcW w:w="8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73507F17" w14:textId="77777777" w:rsidR="00C726E1" w:rsidRDefault="00C726E1" w:rsidP="002A444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缺省排放因子</w:t>
            </w:r>
          </w:p>
        </w:tc>
      </w:tr>
      <w:tr w:rsidR="00C726E1" w14:paraId="34014A41" w14:textId="77777777" w:rsidTr="002A444E">
        <w:trPr>
          <w:trHeight w:val="720"/>
        </w:trPr>
        <w:tc>
          <w:tcPr>
            <w:tcW w:w="3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6BF2CE" w14:textId="6ADFB87C" w:rsidR="00C726E1" w:rsidRDefault="00C726E1" w:rsidP="002A444E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{%tr for item in cat1</w:t>
            </w:r>
            <w:r>
              <w:rPr>
                <w:rFonts w:cs="Arial" w:hint="eastAsia"/>
                <w:color w:val="000000"/>
                <w:szCs w:val="20"/>
                <w:lang w:val="en-US" w:eastAsia="zh-CN"/>
              </w:rPr>
              <w:t>4</w:t>
            </w: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_ef_items %}</w:t>
            </w:r>
          </w:p>
        </w:tc>
        <w:tc>
          <w:tcPr>
            <w:tcW w:w="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04E8468" w14:textId="77777777" w:rsidR="00C726E1" w:rsidRPr="007D2F2A" w:rsidRDefault="00C726E1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3A4CC4" w14:textId="77777777" w:rsidR="00C726E1" w:rsidRPr="007D2F2A" w:rsidRDefault="00C726E1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8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9FE3E1" w14:textId="77777777" w:rsidR="00C726E1" w:rsidRPr="007D2F2A" w:rsidRDefault="00C726E1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2F60D73" w14:textId="77777777" w:rsidR="00C726E1" w:rsidRPr="007D2F2A" w:rsidRDefault="00C726E1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46EBF07" w14:textId="77777777" w:rsidR="00C726E1" w:rsidRDefault="00C726E1" w:rsidP="002A444E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7A36FF8" w14:textId="77777777" w:rsidR="00C726E1" w:rsidRDefault="00C726E1" w:rsidP="002A444E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8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40B63D2" w14:textId="77777777" w:rsidR="00C726E1" w:rsidRDefault="00C726E1" w:rsidP="002A444E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  <w:tr w:rsidR="00C726E1" w14:paraId="46369CEC" w14:textId="77777777" w:rsidTr="002A444E">
        <w:trPr>
          <w:trHeight w:val="720"/>
        </w:trPr>
        <w:tc>
          <w:tcPr>
            <w:tcW w:w="3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08A66B9" w14:textId="77777777" w:rsidR="00C726E1" w:rsidRDefault="00C726E1" w:rsidP="002A444E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item.number</w:t>
            </w:r>
            <w:proofErr w:type="spellEnd"/>
            <w:proofErr w:type="gramEnd"/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8938925" w14:textId="7F9D9F7B" w:rsidR="00C726E1" w:rsidRPr="007D2F2A" w:rsidRDefault="00C726E1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gramStart"/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_source_type_cat1</w:t>
            </w:r>
            <w:r>
              <w:rPr>
                <w:rFonts w:cs="Arial" w:hint="eastAsia"/>
                <w:color w:val="000000"/>
                <w:szCs w:val="20"/>
                <w:lang w:val="en-US" w:eastAsia="zh-CN"/>
              </w:rPr>
              <w:t>4</w:t>
            </w: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012449" w14:textId="502159A9" w:rsidR="00C726E1" w:rsidRPr="007D2F2A" w:rsidRDefault="00C726E1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gramStart"/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_source_cat1</w:t>
            </w:r>
            <w:r>
              <w:rPr>
                <w:rFonts w:cs="Arial" w:hint="eastAsia"/>
                <w:color w:val="000000"/>
                <w:szCs w:val="20"/>
                <w:lang w:val="en-US" w:eastAsia="zh-CN"/>
              </w:rPr>
              <w:t>4</w:t>
            </w: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8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9D9E82D" w14:textId="12272DBD" w:rsidR="00C726E1" w:rsidRPr="007D2F2A" w:rsidRDefault="00C726E1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gramStart"/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_name_cat1</w:t>
            </w:r>
            <w:r>
              <w:rPr>
                <w:rFonts w:cs="Arial" w:hint="eastAsia"/>
                <w:color w:val="000000"/>
                <w:szCs w:val="20"/>
                <w:lang w:val="en-US" w:eastAsia="zh-CN"/>
              </w:rPr>
              <w:t>4</w:t>
            </w: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7ACD027" w14:textId="52E95014" w:rsidR="00C726E1" w:rsidRPr="007D2F2A" w:rsidRDefault="00C726E1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gramStart"/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_geo_cat1</w:t>
            </w:r>
            <w:r>
              <w:rPr>
                <w:rFonts w:cs="Arial" w:hint="eastAsia"/>
                <w:color w:val="000000"/>
                <w:szCs w:val="20"/>
                <w:lang w:val="en-US" w:eastAsia="zh-CN"/>
              </w:rPr>
              <w:t>4</w:t>
            </w: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BBA3EC9" w14:textId="5716F6A3" w:rsidR="00C726E1" w:rsidRDefault="00C726E1" w:rsidP="002A444E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{{item.cat1</w:t>
            </w:r>
            <w:r>
              <w:rPr>
                <w:rFonts w:cs="Arial" w:hint="eastAsia"/>
                <w:color w:val="000000"/>
                <w:szCs w:val="20"/>
                <w:lang w:val="en-US" w:eastAsia="zh-CN"/>
              </w:rPr>
              <w:t>4</w:t>
            </w: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_emission_factor}}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077DF6" w14:textId="621315DD" w:rsidR="00C726E1" w:rsidRDefault="00C726E1" w:rsidP="002A444E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{{item.cat1</w:t>
            </w:r>
            <w:r>
              <w:rPr>
                <w:rFonts w:cs="Arial" w:hint="eastAsia"/>
                <w:color w:val="000000"/>
                <w:szCs w:val="20"/>
                <w:lang w:val="en-US" w:eastAsia="zh-CN"/>
              </w:rPr>
              <w:t>4</w:t>
            </w: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_emission_unit}}</w:t>
            </w:r>
          </w:p>
        </w:tc>
        <w:tc>
          <w:tcPr>
            <w:tcW w:w="8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1781126" w14:textId="1305304A" w:rsidR="00C726E1" w:rsidRDefault="00C726E1" w:rsidP="002A444E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{{item.cat1</w:t>
            </w:r>
            <w:r>
              <w:rPr>
                <w:rFonts w:cs="Arial" w:hint="eastAsia"/>
                <w:color w:val="000000"/>
                <w:szCs w:val="20"/>
                <w:lang w:val="en-US" w:eastAsia="zh-CN"/>
              </w:rPr>
              <w:t>4</w:t>
            </w: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_emission_source}}</w:t>
            </w:r>
          </w:p>
        </w:tc>
      </w:tr>
      <w:tr w:rsidR="00C726E1" w14:paraId="596E7327" w14:textId="77777777" w:rsidTr="002A444E">
        <w:trPr>
          <w:trHeight w:val="720"/>
        </w:trPr>
        <w:tc>
          <w:tcPr>
            <w:tcW w:w="3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2ED377" w14:textId="77777777" w:rsidR="00C726E1" w:rsidRDefault="00C726E1" w:rsidP="002A444E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{%tr </w:t>
            </w:r>
            <w:proofErr w:type="spellStart"/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endfor</w:t>
            </w:r>
            <w:proofErr w:type="spellEnd"/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7734BE0" w14:textId="77777777" w:rsidR="00C726E1" w:rsidRPr="007D2F2A" w:rsidRDefault="00C726E1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32D3CD" w14:textId="77777777" w:rsidR="00C726E1" w:rsidRPr="007D2F2A" w:rsidRDefault="00C726E1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8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1F42A07" w14:textId="77777777" w:rsidR="00C726E1" w:rsidRPr="007D2F2A" w:rsidRDefault="00C726E1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FD1E1E" w14:textId="77777777" w:rsidR="00C726E1" w:rsidRPr="007D2F2A" w:rsidRDefault="00C726E1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F793AFD" w14:textId="77777777" w:rsidR="00C726E1" w:rsidRDefault="00C726E1" w:rsidP="002A444E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8D8F0CC" w14:textId="77777777" w:rsidR="00C726E1" w:rsidRDefault="00C726E1" w:rsidP="002A444E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8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59AA9BC" w14:textId="77777777" w:rsidR="00C726E1" w:rsidRDefault="00C726E1" w:rsidP="002A444E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</w:tbl>
    <w:p w14:paraId="2DCFAE06" w14:textId="77777777" w:rsidR="00C726E1" w:rsidRDefault="00C726E1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</w:p>
    <w:p w14:paraId="7410E013" w14:textId="2AA77508" w:rsidR="00C726E1" w:rsidRDefault="00C726E1" w:rsidP="00C726E1">
      <w:pPr>
        <w:pStyle w:val="afb"/>
        <w:numPr>
          <w:ilvl w:val="0"/>
          <w:numId w:val="19"/>
        </w:numPr>
        <w:spacing w:before="0" w:line="360" w:lineRule="auto"/>
        <w:rPr>
          <w:rFonts w:eastAsia="宋体" w:cs="Arial"/>
          <w:iCs/>
          <w:sz w:val="24"/>
          <w:lang w:val="en-US" w:eastAsia="zh-CN"/>
        </w:rPr>
      </w:pPr>
      <w:r>
        <w:rPr>
          <w:rFonts w:eastAsia="宋体" w:cs="Arial" w:hint="eastAsia"/>
          <w:iCs/>
          <w:sz w:val="24"/>
          <w:lang w:val="en-US" w:eastAsia="zh-CN"/>
        </w:rPr>
        <w:t>范围三</w:t>
      </w:r>
      <w:r>
        <w:rPr>
          <w:rFonts w:eastAsia="宋体" w:cs="Arial" w:hint="eastAsia"/>
          <w:iCs/>
          <w:sz w:val="24"/>
          <w:lang w:val="en-US" w:eastAsia="zh-CN"/>
        </w:rPr>
        <w:t xml:space="preserve"> </w:t>
      </w:r>
      <w:r>
        <w:rPr>
          <w:rFonts w:eastAsia="宋体" w:cs="Arial" w:hint="eastAsia"/>
          <w:iCs/>
          <w:sz w:val="24"/>
          <w:lang w:val="en-US" w:eastAsia="zh-CN"/>
        </w:rPr>
        <w:t>类别</w:t>
      </w:r>
      <w:r>
        <w:rPr>
          <w:rFonts w:eastAsia="宋体" w:cs="Arial" w:hint="eastAsia"/>
          <w:iCs/>
          <w:sz w:val="24"/>
          <w:lang w:val="en-US" w:eastAsia="zh-CN"/>
        </w:rPr>
        <w:t xml:space="preserve">15 </w:t>
      </w:r>
      <w:r>
        <w:rPr>
          <w:rFonts w:eastAsia="宋体" w:cs="Arial" w:hint="eastAsia"/>
          <w:iCs/>
          <w:sz w:val="24"/>
          <w:lang w:val="en-US" w:eastAsia="zh-CN"/>
        </w:rPr>
        <w:t>投资产生的排放因子表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05"/>
        <w:gridCol w:w="1296"/>
        <w:gridCol w:w="1135"/>
        <w:gridCol w:w="1102"/>
        <w:gridCol w:w="1048"/>
        <w:gridCol w:w="1102"/>
        <w:gridCol w:w="1044"/>
        <w:gridCol w:w="1135"/>
      </w:tblGrid>
      <w:tr w:rsidR="00C726E1" w14:paraId="71A99C47" w14:textId="77777777" w:rsidTr="002A444E">
        <w:trPr>
          <w:trHeight w:val="300"/>
        </w:trPr>
        <w:tc>
          <w:tcPr>
            <w:tcW w:w="35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46711ECE" w14:textId="77777777" w:rsidR="00C726E1" w:rsidRDefault="00C726E1" w:rsidP="002A444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编号</w:t>
            </w:r>
          </w:p>
        </w:tc>
        <w:tc>
          <w:tcPr>
            <w:tcW w:w="88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7CB79FDF" w14:textId="77777777" w:rsidR="00C726E1" w:rsidRDefault="00C726E1" w:rsidP="002A444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排放类别</w:t>
            </w:r>
          </w:p>
        </w:tc>
        <w:tc>
          <w:tcPr>
            <w:tcW w:w="47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2B7D2274" w14:textId="77777777" w:rsidR="00C726E1" w:rsidRDefault="00C726E1" w:rsidP="002A444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排放源</w:t>
            </w:r>
          </w:p>
        </w:tc>
        <w:tc>
          <w:tcPr>
            <w:tcW w:w="87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7A9F7A1A" w14:textId="77777777" w:rsidR="00C726E1" w:rsidRDefault="00C726E1" w:rsidP="002A444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Activity name</w:t>
            </w:r>
          </w:p>
        </w:tc>
        <w:tc>
          <w:tcPr>
            <w:tcW w:w="64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531C3FF7" w14:textId="77777777" w:rsidR="00C726E1" w:rsidRDefault="00C726E1" w:rsidP="002A444E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Geography</w:t>
            </w:r>
          </w:p>
        </w:tc>
        <w:tc>
          <w:tcPr>
            <w:tcW w:w="94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6600" w:themeFill="accent3"/>
            <w:noWrap/>
            <w:vAlign w:val="center"/>
          </w:tcPr>
          <w:p w14:paraId="7DCEBEC5" w14:textId="77777777" w:rsidR="00C726E1" w:rsidRDefault="00C726E1" w:rsidP="002A444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24"/>
                <w:vertAlign w:val="subscript"/>
                <w:lang w:val="en-US" w:eastAsia="zh-CN"/>
              </w:rPr>
              <w:t>2</w:t>
            </w:r>
          </w:p>
        </w:tc>
        <w:tc>
          <w:tcPr>
            <w:tcW w:w="8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6600" w:themeFill="accent3"/>
            <w:noWrap/>
            <w:vAlign w:val="center"/>
          </w:tcPr>
          <w:p w14:paraId="7F7975D0" w14:textId="77777777" w:rsidR="00C726E1" w:rsidRDefault="00C726E1" w:rsidP="002A444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引用源</w:t>
            </w:r>
          </w:p>
        </w:tc>
      </w:tr>
      <w:tr w:rsidR="00C726E1" w14:paraId="2280EA83" w14:textId="77777777" w:rsidTr="002A444E">
        <w:trPr>
          <w:trHeight w:val="300"/>
        </w:trPr>
        <w:tc>
          <w:tcPr>
            <w:tcW w:w="35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12DD4968" w14:textId="77777777" w:rsidR="00C726E1" w:rsidRDefault="00C726E1" w:rsidP="002A444E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88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4E55C6C3" w14:textId="77777777" w:rsidR="00C726E1" w:rsidRDefault="00C726E1" w:rsidP="002A444E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47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4BB71895" w14:textId="77777777" w:rsidR="00C726E1" w:rsidRDefault="00C726E1" w:rsidP="002A444E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87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4A36DBA1" w14:textId="77777777" w:rsidR="00C726E1" w:rsidRDefault="00C726E1" w:rsidP="002A444E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64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35947E9D" w14:textId="77777777" w:rsidR="00C726E1" w:rsidRDefault="00C726E1" w:rsidP="002A444E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1CCA1FAF" w14:textId="77777777" w:rsidR="00C726E1" w:rsidRDefault="00C726E1" w:rsidP="002A444E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排放因子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112E3D77" w14:textId="77777777" w:rsidR="00C726E1" w:rsidRDefault="00C726E1" w:rsidP="002A444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单位</w:t>
            </w:r>
          </w:p>
        </w:tc>
        <w:tc>
          <w:tcPr>
            <w:tcW w:w="8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35F8BD3F" w14:textId="77777777" w:rsidR="00C726E1" w:rsidRDefault="00C726E1" w:rsidP="002A444E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缺省排放因子</w:t>
            </w:r>
          </w:p>
        </w:tc>
      </w:tr>
      <w:tr w:rsidR="00C726E1" w14:paraId="0BAE8806" w14:textId="77777777" w:rsidTr="002A444E">
        <w:trPr>
          <w:trHeight w:val="720"/>
        </w:trPr>
        <w:tc>
          <w:tcPr>
            <w:tcW w:w="3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6B16826" w14:textId="5398C505" w:rsidR="00C726E1" w:rsidRDefault="00C726E1" w:rsidP="002A444E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{%tr for item in cat1</w:t>
            </w:r>
            <w:r>
              <w:rPr>
                <w:rFonts w:cs="Arial" w:hint="eastAsia"/>
                <w:color w:val="000000"/>
                <w:szCs w:val="20"/>
                <w:lang w:val="en-US" w:eastAsia="zh-CN"/>
              </w:rPr>
              <w:t>5</w:t>
            </w: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_ef_items %}</w:t>
            </w:r>
          </w:p>
        </w:tc>
        <w:tc>
          <w:tcPr>
            <w:tcW w:w="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EF55B5D" w14:textId="77777777" w:rsidR="00C726E1" w:rsidRPr="007D2F2A" w:rsidRDefault="00C726E1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BEC54B" w14:textId="77777777" w:rsidR="00C726E1" w:rsidRPr="007D2F2A" w:rsidRDefault="00C726E1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8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2A3A52A" w14:textId="77777777" w:rsidR="00C726E1" w:rsidRPr="007D2F2A" w:rsidRDefault="00C726E1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B040AB6" w14:textId="77777777" w:rsidR="00C726E1" w:rsidRPr="007D2F2A" w:rsidRDefault="00C726E1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51BA26A" w14:textId="77777777" w:rsidR="00C726E1" w:rsidRDefault="00C726E1" w:rsidP="002A444E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0327C20" w14:textId="77777777" w:rsidR="00C726E1" w:rsidRDefault="00C726E1" w:rsidP="002A444E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8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BD09344" w14:textId="77777777" w:rsidR="00C726E1" w:rsidRDefault="00C726E1" w:rsidP="002A444E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  <w:tr w:rsidR="00C726E1" w14:paraId="584614E0" w14:textId="77777777" w:rsidTr="002A444E">
        <w:trPr>
          <w:trHeight w:val="720"/>
        </w:trPr>
        <w:tc>
          <w:tcPr>
            <w:tcW w:w="3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1A50C72" w14:textId="77777777" w:rsidR="00C726E1" w:rsidRDefault="00C726E1" w:rsidP="002A444E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item.number</w:t>
            </w:r>
            <w:proofErr w:type="spellEnd"/>
            <w:proofErr w:type="gramEnd"/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3DB4914" w14:textId="5CE52D0B" w:rsidR="00C726E1" w:rsidRPr="007D2F2A" w:rsidRDefault="00C726E1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gramStart"/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_source_type_cat1</w:t>
            </w:r>
            <w:r>
              <w:rPr>
                <w:rFonts w:cs="Arial" w:hint="eastAsia"/>
                <w:color w:val="000000"/>
                <w:szCs w:val="20"/>
                <w:lang w:val="en-US" w:eastAsia="zh-CN"/>
              </w:rPr>
              <w:t>5</w:t>
            </w: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8F7209" w14:textId="4F3FEFB4" w:rsidR="00C726E1" w:rsidRPr="007D2F2A" w:rsidRDefault="00C726E1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gramStart"/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_source_cat1</w:t>
            </w:r>
            <w:r>
              <w:rPr>
                <w:rFonts w:cs="Arial" w:hint="eastAsia"/>
                <w:color w:val="000000"/>
                <w:szCs w:val="20"/>
                <w:lang w:val="en-US" w:eastAsia="zh-CN"/>
              </w:rPr>
              <w:t>5</w:t>
            </w: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8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016A128" w14:textId="1DAD8C51" w:rsidR="00C726E1" w:rsidRPr="007D2F2A" w:rsidRDefault="00C726E1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gramStart"/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_name_cat1</w:t>
            </w:r>
            <w:r>
              <w:rPr>
                <w:rFonts w:cs="Arial" w:hint="eastAsia"/>
                <w:color w:val="000000"/>
                <w:szCs w:val="20"/>
                <w:lang w:val="en-US" w:eastAsia="zh-CN"/>
              </w:rPr>
              <w:t>5</w:t>
            </w: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F3145DD" w14:textId="08133181" w:rsidR="00C726E1" w:rsidRPr="007D2F2A" w:rsidRDefault="00C726E1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{{</w:t>
            </w:r>
            <w:proofErr w:type="gramStart"/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_geo_cat1</w:t>
            </w:r>
            <w:r>
              <w:rPr>
                <w:rFonts w:cs="Arial" w:hint="eastAsia"/>
                <w:color w:val="000000"/>
                <w:szCs w:val="20"/>
                <w:lang w:val="en-US" w:eastAsia="zh-CN"/>
              </w:rPr>
              <w:t>5</w:t>
            </w: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051E9F4" w14:textId="465F50F8" w:rsidR="00C726E1" w:rsidRDefault="00C726E1" w:rsidP="002A444E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{{item.cat1</w:t>
            </w:r>
            <w:r>
              <w:rPr>
                <w:rFonts w:cs="Arial" w:hint="eastAsia"/>
                <w:color w:val="000000"/>
                <w:szCs w:val="20"/>
                <w:lang w:val="en-US" w:eastAsia="zh-CN"/>
              </w:rPr>
              <w:t>5</w:t>
            </w: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_emission_factor}}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1891819" w14:textId="38B63DDC" w:rsidR="00C726E1" w:rsidRDefault="00C726E1" w:rsidP="002A444E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{{item.cat1</w:t>
            </w:r>
            <w:r>
              <w:rPr>
                <w:rFonts w:cs="Arial" w:hint="eastAsia"/>
                <w:color w:val="000000"/>
                <w:szCs w:val="20"/>
                <w:lang w:val="en-US" w:eastAsia="zh-CN"/>
              </w:rPr>
              <w:t>5</w:t>
            </w: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_emission_unit}}</w:t>
            </w:r>
          </w:p>
        </w:tc>
        <w:tc>
          <w:tcPr>
            <w:tcW w:w="8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36E447C" w14:textId="590B8984" w:rsidR="00C726E1" w:rsidRDefault="00C726E1" w:rsidP="002A444E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{{item.cat1</w:t>
            </w:r>
            <w:r>
              <w:rPr>
                <w:rFonts w:cs="Arial" w:hint="eastAsia"/>
                <w:color w:val="000000"/>
                <w:szCs w:val="20"/>
                <w:lang w:val="en-US" w:eastAsia="zh-CN"/>
              </w:rPr>
              <w:t>5</w:t>
            </w: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_emission_source}}</w:t>
            </w:r>
          </w:p>
        </w:tc>
      </w:tr>
      <w:tr w:rsidR="00C726E1" w14:paraId="7086C89C" w14:textId="77777777" w:rsidTr="002A444E">
        <w:trPr>
          <w:trHeight w:val="720"/>
        </w:trPr>
        <w:tc>
          <w:tcPr>
            <w:tcW w:w="3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39BA853" w14:textId="77777777" w:rsidR="00C726E1" w:rsidRDefault="00C726E1" w:rsidP="002A444E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{%tr </w:t>
            </w:r>
            <w:proofErr w:type="spellStart"/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>endfor</w:t>
            </w:r>
            <w:proofErr w:type="spellEnd"/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5952E8D" w14:textId="77777777" w:rsidR="00C726E1" w:rsidRPr="007D2F2A" w:rsidRDefault="00C726E1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27AC1E" w14:textId="77777777" w:rsidR="00C726E1" w:rsidRPr="007D2F2A" w:rsidRDefault="00C726E1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8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802CD06" w14:textId="77777777" w:rsidR="00C726E1" w:rsidRPr="007D2F2A" w:rsidRDefault="00C726E1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E8015A8" w14:textId="77777777" w:rsidR="00C726E1" w:rsidRPr="007D2F2A" w:rsidRDefault="00C726E1" w:rsidP="002A444E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2CB8387" w14:textId="77777777" w:rsidR="00C726E1" w:rsidRDefault="00C726E1" w:rsidP="002A444E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481C668" w14:textId="77777777" w:rsidR="00C726E1" w:rsidRDefault="00C726E1" w:rsidP="002A444E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8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1A560FD" w14:textId="77777777" w:rsidR="00C726E1" w:rsidRDefault="00C726E1" w:rsidP="002A444E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</w:p>
        </w:tc>
      </w:tr>
    </w:tbl>
    <w:p w14:paraId="571FCA6C" w14:textId="77777777" w:rsidR="007D2F2A" w:rsidRDefault="007D2F2A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</w:p>
    <w:p w14:paraId="6265481D" w14:textId="77777777" w:rsidR="007E7D77" w:rsidRDefault="007E7D77" w:rsidP="007E7D77">
      <w:pPr>
        <w:pStyle w:val="Style2"/>
        <w:numPr>
          <w:ilvl w:val="1"/>
          <w:numId w:val="8"/>
        </w:numPr>
        <w:spacing w:line="360" w:lineRule="auto"/>
      </w:pPr>
      <w:bookmarkStart w:id="59" w:name="_Toc198906615"/>
      <w:bookmarkStart w:id="60" w:name="_Toc204099789"/>
      <w:r>
        <w:t>量化排除情况</w:t>
      </w:r>
      <w:bookmarkEnd w:id="59"/>
      <w:bookmarkEnd w:id="60"/>
    </w:p>
    <w:p w14:paraId="628C671C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本次盘查对已识别的排放源进行量化，不涉及免除量化。</w:t>
      </w:r>
    </w:p>
    <w:p w14:paraId="3F5C9090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5D22B3A9" w14:textId="77777777" w:rsidR="007E7D77" w:rsidRDefault="007E7D77" w:rsidP="007E7D77">
      <w:pPr>
        <w:pStyle w:val="Style2"/>
        <w:numPr>
          <w:ilvl w:val="1"/>
          <w:numId w:val="8"/>
        </w:numPr>
        <w:spacing w:line="360" w:lineRule="auto"/>
      </w:pPr>
      <w:bookmarkStart w:id="61" w:name="_Toc198906616"/>
      <w:bookmarkStart w:id="62" w:name="_Toc204099790"/>
      <w:r>
        <w:t>不确定性评价</w:t>
      </w:r>
      <w:bookmarkEnd w:id="61"/>
      <w:bookmarkEnd w:id="62"/>
    </w:p>
    <w:p w14:paraId="175341F3" w14:textId="77777777" w:rsidR="007E7D77" w:rsidRDefault="007E7D77" w:rsidP="007E7D77">
      <w:pPr>
        <w:pStyle w:val="Style2"/>
        <w:numPr>
          <w:ilvl w:val="2"/>
          <w:numId w:val="14"/>
        </w:numPr>
        <w:spacing w:line="360" w:lineRule="auto"/>
      </w:pPr>
      <w:bookmarkStart w:id="63" w:name="_Toc198906617"/>
      <w:bookmarkStart w:id="64" w:name="_Toc204099791"/>
      <w:r>
        <w:t>数据分级作业</w:t>
      </w:r>
      <w:bookmarkEnd w:id="63"/>
      <w:bookmarkEnd w:id="64"/>
    </w:p>
    <w:p w14:paraId="7015BBCD" w14:textId="77777777" w:rsidR="007E7D77" w:rsidRDefault="007E7D77" w:rsidP="007E7D77">
      <w:pPr>
        <w:pStyle w:val="a3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>不确定性评价数据品质等级</w:t>
      </w:r>
    </w:p>
    <w:tbl>
      <w:tblPr>
        <w:tblStyle w:val="af3"/>
        <w:tblW w:w="93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0"/>
        <w:gridCol w:w="1711"/>
        <w:gridCol w:w="1428"/>
        <w:gridCol w:w="1310"/>
        <w:gridCol w:w="1311"/>
        <w:gridCol w:w="1168"/>
        <w:gridCol w:w="1169"/>
      </w:tblGrid>
      <w:tr w:rsidR="007E7D77" w14:paraId="0DA1346F" w14:textId="77777777" w:rsidTr="00E115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1"/>
        </w:trPr>
        <w:tc>
          <w:tcPr>
            <w:tcW w:w="1250" w:type="dxa"/>
            <w:tcBorders>
              <w:bottom w:val="nil"/>
            </w:tcBorders>
            <w:shd w:val="clear" w:color="auto" w:fill="FF6600" w:themeFill="accent3"/>
            <w:vAlign w:val="center"/>
          </w:tcPr>
          <w:p w14:paraId="0CD28DFA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color w:val="FFFFFF" w:themeColor="background1"/>
                <w:szCs w:val="20"/>
                <w:lang w:eastAsia="zh-CN"/>
              </w:rPr>
            </w:pPr>
            <w:r>
              <w:rPr>
                <w:rFonts w:eastAsia="宋体" w:cs="Arial"/>
                <w:color w:val="FFFFFF" w:themeColor="background1"/>
                <w:szCs w:val="20"/>
                <w:lang w:eastAsia="zh-CN"/>
              </w:rPr>
              <w:t>数据等级</w:t>
            </w:r>
          </w:p>
          <w:p w14:paraId="049D75E2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color w:val="FFFFFF" w:themeColor="background1"/>
                <w:szCs w:val="20"/>
                <w:lang w:eastAsia="zh-CN"/>
              </w:rPr>
            </w:pPr>
            <w:r>
              <w:rPr>
                <w:rFonts w:eastAsia="宋体" w:cs="Arial"/>
                <w:color w:val="FFFFFF" w:themeColor="background1"/>
                <w:szCs w:val="20"/>
                <w:lang w:eastAsia="zh-CN"/>
              </w:rPr>
              <w:t>数据种类</w:t>
            </w:r>
          </w:p>
        </w:tc>
        <w:tc>
          <w:tcPr>
            <w:tcW w:w="8097" w:type="dxa"/>
            <w:gridSpan w:val="6"/>
            <w:tcBorders>
              <w:bottom w:val="nil"/>
            </w:tcBorders>
            <w:shd w:val="clear" w:color="auto" w:fill="FF6600" w:themeFill="accent3"/>
            <w:vAlign w:val="center"/>
          </w:tcPr>
          <w:p w14:paraId="27C00C36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color w:val="FFFFFF" w:themeColor="background1"/>
                <w:szCs w:val="20"/>
                <w:lang w:eastAsia="zh-CN"/>
              </w:rPr>
            </w:pPr>
            <w:r>
              <w:rPr>
                <w:rFonts w:eastAsia="宋体" w:cs="Arial"/>
                <w:color w:val="FFFFFF" w:themeColor="background1"/>
                <w:szCs w:val="20"/>
                <w:lang w:eastAsia="zh-CN"/>
              </w:rPr>
              <w:t>数据品质等级</w:t>
            </w:r>
          </w:p>
        </w:tc>
      </w:tr>
      <w:tr w:rsidR="007E7D77" w14:paraId="43F3B576" w14:textId="77777777" w:rsidTr="00E115D8">
        <w:trPr>
          <w:trHeight w:val="322"/>
        </w:trPr>
        <w:tc>
          <w:tcPr>
            <w:tcW w:w="1250" w:type="dxa"/>
            <w:vMerge w:val="restart"/>
            <w:shd w:val="clear" w:color="auto" w:fill="FF6600" w:themeFill="accent3"/>
            <w:vAlign w:val="center"/>
          </w:tcPr>
          <w:p w14:paraId="7C653E5E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color w:val="FFFFFF" w:themeColor="background1"/>
                <w:szCs w:val="20"/>
                <w:lang w:eastAsia="zh-CN"/>
              </w:rPr>
            </w:pPr>
            <w:r>
              <w:rPr>
                <w:rFonts w:eastAsia="宋体" w:cs="Arial"/>
                <w:color w:val="FFFFFF" w:themeColor="background1"/>
                <w:szCs w:val="20"/>
                <w:lang w:eastAsia="zh-CN"/>
              </w:rPr>
              <w:t>活动数据</w:t>
            </w:r>
          </w:p>
        </w:tc>
        <w:tc>
          <w:tcPr>
            <w:tcW w:w="3139" w:type="dxa"/>
            <w:gridSpan w:val="2"/>
            <w:shd w:val="clear" w:color="auto" w:fill="BFBFBF" w:themeFill="background1" w:themeFillShade="BF"/>
          </w:tcPr>
          <w:p w14:paraId="53169741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X=6</w:t>
            </w:r>
          </w:p>
        </w:tc>
        <w:tc>
          <w:tcPr>
            <w:tcW w:w="2621" w:type="dxa"/>
            <w:gridSpan w:val="2"/>
            <w:shd w:val="clear" w:color="auto" w:fill="BFBFBF" w:themeFill="background1" w:themeFillShade="BF"/>
          </w:tcPr>
          <w:p w14:paraId="24B5833D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Y=3</w:t>
            </w:r>
          </w:p>
        </w:tc>
        <w:tc>
          <w:tcPr>
            <w:tcW w:w="2337" w:type="dxa"/>
            <w:gridSpan w:val="2"/>
            <w:shd w:val="clear" w:color="auto" w:fill="BFBFBF" w:themeFill="background1" w:themeFillShade="BF"/>
          </w:tcPr>
          <w:p w14:paraId="627880D7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Z=1</w:t>
            </w:r>
          </w:p>
        </w:tc>
      </w:tr>
      <w:tr w:rsidR="007E7D77" w14:paraId="45221596" w14:textId="77777777" w:rsidTr="00E115D8">
        <w:trPr>
          <w:trHeight w:val="387"/>
        </w:trPr>
        <w:tc>
          <w:tcPr>
            <w:tcW w:w="1250" w:type="dxa"/>
            <w:vMerge/>
            <w:shd w:val="clear" w:color="auto" w:fill="FF6600" w:themeFill="accent3"/>
            <w:vAlign w:val="center"/>
          </w:tcPr>
          <w:p w14:paraId="77854548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color w:val="FFFFFF" w:themeColor="background1"/>
                <w:szCs w:val="20"/>
                <w:lang w:eastAsia="zh-CN"/>
              </w:rPr>
            </w:pPr>
          </w:p>
        </w:tc>
        <w:tc>
          <w:tcPr>
            <w:tcW w:w="3139" w:type="dxa"/>
            <w:gridSpan w:val="2"/>
          </w:tcPr>
          <w:p w14:paraId="4EBFDE0E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自动连续量测</w:t>
            </w:r>
          </w:p>
        </w:tc>
        <w:tc>
          <w:tcPr>
            <w:tcW w:w="2621" w:type="dxa"/>
            <w:gridSpan w:val="2"/>
          </w:tcPr>
          <w:p w14:paraId="31B6A584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定期量测（采购单）</w:t>
            </w:r>
          </w:p>
        </w:tc>
        <w:tc>
          <w:tcPr>
            <w:tcW w:w="2337" w:type="dxa"/>
            <w:gridSpan w:val="2"/>
          </w:tcPr>
          <w:p w14:paraId="46F8780B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自行推估</w:t>
            </w:r>
          </w:p>
        </w:tc>
      </w:tr>
      <w:tr w:rsidR="007E7D77" w14:paraId="051E43F3" w14:textId="77777777" w:rsidTr="00E115D8">
        <w:trPr>
          <w:trHeight w:val="322"/>
        </w:trPr>
        <w:tc>
          <w:tcPr>
            <w:tcW w:w="1250" w:type="dxa"/>
            <w:vMerge w:val="restart"/>
            <w:shd w:val="clear" w:color="auto" w:fill="FF6600" w:themeFill="accent3"/>
            <w:vAlign w:val="center"/>
          </w:tcPr>
          <w:p w14:paraId="47A3024B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color w:val="FFFFFF" w:themeColor="background1"/>
                <w:szCs w:val="20"/>
                <w:lang w:eastAsia="zh-CN"/>
              </w:rPr>
            </w:pPr>
            <w:r>
              <w:rPr>
                <w:rFonts w:eastAsia="宋体" w:cs="Arial"/>
                <w:color w:val="FFFFFF" w:themeColor="background1"/>
                <w:szCs w:val="20"/>
                <w:lang w:eastAsia="zh-CN"/>
              </w:rPr>
              <w:t>排放系数</w:t>
            </w:r>
          </w:p>
        </w:tc>
        <w:tc>
          <w:tcPr>
            <w:tcW w:w="1711" w:type="dxa"/>
            <w:shd w:val="clear" w:color="auto" w:fill="BFBFBF" w:themeFill="background1" w:themeFillShade="BF"/>
          </w:tcPr>
          <w:p w14:paraId="539BD92D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A=6</w:t>
            </w:r>
          </w:p>
        </w:tc>
        <w:tc>
          <w:tcPr>
            <w:tcW w:w="1428" w:type="dxa"/>
            <w:shd w:val="clear" w:color="auto" w:fill="BFBFBF" w:themeFill="background1" w:themeFillShade="BF"/>
          </w:tcPr>
          <w:p w14:paraId="1CE77CB3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B=5</w:t>
            </w:r>
          </w:p>
        </w:tc>
        <w:tc>
          <w:tcPr>
            <w:tcW w:w="1310" w:type="dxa"/>
            <w:shd w:val="clear" w:color="auto" w:fill="BFBFBF" w:themeFill="background1" w:themeFillShade="BF"/>
          </w:tcPr>
          <w:p w14:paraId="77A7A156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C=4</w:t>
            </w:r>
          </w:p>
        </w:tc>
        <w:tc>
          <w:tcPr>
            <w:tcW w:w="1311" w:type="dxa"/>
            <w:shd w:val="clear" w:color="auto" w:fill="BFBFBF" w:themeFill="background1" w:themeFillShade="BF"/>
          </w:tcPr>
          <w:p w14:paraId="74E556ED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D=3</w:t>
            </w:r>
          </w:p>
        </w:tc>
        <w:tc>
          <w:tcPr>
            <w:tcW w:w="1168" w:type="dxa"/>
            <w:shd w:val="clear" w:color="auto" w:fill="BFBFBF" w:themeFill="background1" w:themeFillShade="BF"/>
          </w:tcPr>
          <w:p w14:paraId="1D44B783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E=2</w:t>
            </w:r>
          </w:p>
        </w:tc>
        <w:tc>
          <w:tcPr>
            <w:tcW w:w="1169" w:type="dxa"/>
            <w:shd w:val="clear" w:color="auto" w:fill="BFBFBF" w:themeFill="background1" w:themeFillShade="BF"/>
          </w:tcPr>
          <w:p w14:paraId="7040E857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F=1</w:t>
            </w:r>
          </w:p>
        </w:tc>
      </w:tr>
      <w:tr w:rsidR="007E7D77" w14:paraId="48E3AEAB" w14:textId="77777777" w:rsidTr="00E115D8">
        <w:trPr>
          <w:trHeight w:val="753"/>
        </w:trPr>
        <w:tc>
          <w:tcPr>
            <w:tcW w:w="1250" w:type="dxa"/>
            <w:vMerge/>
            <w:shd w:val="clear" w:color="auto" w:fill="FF6600" w:themeFill="accent3"/>
            <w:vAlign w:val="center"/>
          </w:tcPr>
          <w:p w14:paraId="75217BF1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color w:val="FFFFFF" w:themeColor="background1"/>
                <w:szCs w:val="20"/>
                <w:lang w:eastAsia="zh-CN"/>
              </w:rPr>
            </w:pPr>
          </w:p>
        </w:tc>
        <w:tc>
          <w:tcPr>
            <w:tcW w:w="1711" w:type="dxa"/>
          </w:tcPr>
          <w:p w14:paraId="209CD55F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量测</w:t>
            </w:r>
            <w:r>
              <w:rPr>
                <w:rFonts w:eastAsia="宋体" w:cs="Arial"/>
                <w:szCs w:val="20"/>
                <w:lang w:eastAsia="zh-CN"/>
              </w:rPr>
              <w:t>/</w:t>
            </w:r>
            <w:r>
              <w:rPr>
                <w:rFonts w:eastAsia="宋体" w:cs="Arial"/>
                <w:szCs w:val="20"/>
                <w:lang w:eastAsia="zh-CN"/>
              </w:rPr>
              <w:t>质量平衡所得系数</w:t>
            </w:r>
          </w:p>
        </w:tc>
        <w:tc>
          <w:tcPr>
            <w:tcW w:w="1428" w:type="dxa"/>
          </w:tcPr>
          <w:p w14:paraId="3BB26B10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proofErr w:type="gramStart"/>
            <w:r>
              <w:rPr>
                <w:rFonts w:eastAsia="宋体" w:cs="Arial"/>
                <w:szCs w:val="20"/>
                <w:lang w:eastAsia="zh-CN"/>
              </w:rPr>
              <w:t>同制程</w:t>
            </w:r>
            <w:proofErr w:type="gramEnd"/>
            <w:r>
              <w:rPr>
                <w:rFonts w:eastAsia="宋体" w:cs="Arial"/>
                <w:szCs w:val="20"/>
                <w:lang w:eastAsia="zh-CN"/>
              </w:rPr>
              <w:t>/</w:t>
            </w:r>
            <w:r>
              <w:rPr>
                <w:rFonts w:eastAsia="宋体" w:cs="Arial"/>
                <w:szCs w:val="20"/>
                <w:lang w:eastAsia="zh-CN"/>
              </w:rPr>
              <w:t>设备经验系数</w:t>
            </w:r>
          </w:p>
        </w:tc>
        <w:tc>
          <w:tcPr>
            <w:tcW w:w="1310" w:type="dxa"/>
          </w:tcPr>
          <w:p w14:paraId="46C21E94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工厂提供系数</w:t>
            </w:r>
          </w:p>
        </w:tc>
        <w:tc>
          <w:tcPr>
            <w:tcW w:w="1311" w:type="dxa"/>
          </w:tcPr>
          <w:p w14:paraId="201BDE79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区域排放系数</w:t>
            </w:r>
          </w:p>
        </w:tc>
        <w:tc>
          <w:tcPr>
            <w:tcW w:w="1168" w:type="dxa"/>
          </w:tcPr>
          <w:p w14:paraId="68327F1A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国家排放系数</w:t>
            </w:r>
          </w:p>
        </w:tc>
        <w:tc>
          <w:tcPr>
            <w:tcW w:w="1169" w:type="dxa"/>
          </w:tcPr>
          <w:p w14:paraId="7442FCA8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国际排放系数</w:t>
            </w:r>
          </w:p>
        </w:tc>
      </w:tr>
      <w:tr w:rsidR="007E7D77" w14:paraId="63ED567B" w14:textId="77777777" w:rsidTr="00E115D8">
        <w:trPr>
          <w:trHeight w:val="322"/>
        </w:trPr>
        <w:tc>
          <w:tcPr>
            <w:tcW w:w="1250" w:type="dxa"/>
            <w:vMerge w:val="restart"/>
            <w:shd w:val="clear" w:color="auto" w:fill="FF6600" w:themeFill="accent3"/>
            <w:vAlign w:val="center"/>
          </w:tcPr>
          <w:p w14:paraId="61B0B6DA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color w:val="FFFFFF" w:themeColor="background1"/>
                <w:szCs w:val="20"/>
                <w:lang w:eastAsia="zh-CN"/>
              </w:rPr>
            </w:pPr>
            <w:r>
              <w:rPr>
                <w:rFonts w:eastAsia="宋体" w:cs="Arial"/>
                <w:color w:val="FFFFFF" w:themeColor="background1"/>
                <w:szCs w:val="20"/>
                <w:lang w:eastAsia="zh-CN"/>
              </w:rPr>
              <w:t>校准频率</w:t>
            </w:r>
          </w:p>
        </w:tc>
        <w:tc>
          <w:tcPr>
            <w:tcW w:w="3139" w:type="dxa"/>
            <w:gridSpan w:val="2"/>
            <w:shd w:val="clear" w:color="auto" w:fill="BFBFBF" w:themeFill="background1" w:themeFillShade="BF"/>
          </w:tcPr>
          <w:p w14:paraId="5363B624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L=6</w:t>
            </w:r>
          </w:p>
        </w:tc>
        <w:tc>
          <w:tcPr>
            <w:tcW w:w="2621" w:type="dxa"/>
            <w:gridSpan w:val="2"/>
            <w:shd w:val="clear" w:color="auto" w:fill="BFBFBF" w:themeFill="background1" w:themeFillShade="BF"/>
          </w:tcPr>
          <w:p w14:paraId="334F60F7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M=3</w:t>
            </w:r>
          </w:p>
        </w:tc>
        <w:tc>
          <w:tcPr>
            <w:tcW w:w="2337" w:type="dxa"/>
            <w:gridSpan w:val="2"/>
            <w:shd w:val="clear" w:color="auto" w:fill="BFBFBF" w:themeFill="background1" w:themeFillShade="BF"/>
          </w:tcPr>
          <w:p w14:paraId="0747AE10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S=1</w:t>
            </w:r>
          </w:p>
        </w:tc>
      </w:tr>
      <w:tr w:rsidR="007E7D77" w14:paraId="0FA5F54E" w14:textId="77777777" w:rsidTr="00E115D8">
        <w:trPr>
          <w:trHeight w:val="1156"/>
        </w:trPr>
        <w:tc>
          <w:tcPr>
            <w:tcW w:w="1250" w:type="dxa"/>
            <w:vMerge/>
            <w:shd w:val="clear" w:color="auto" w:fill="FF6600" w:themeFill="accent3"/>
          </w:tcPr>
          <w:p w14:paraId="231B8F24" w14:textId="77777777" w:rsidR="007E7D77" w:rsidRDefault="007E7D77" w:rsidP="00E115D8">
            <w:pPr>
              <w:spacing w:before="0"/>
              <w:rPr>
                <w:rFonts w:eastAsia="宋体" w:cs="Arial"/>
                <w:szCs w:val="20"/>
                <w:lang w:eastAsia="zh-CN"/>
              </w:rPr>
            </w:pPr>
          </w:p>
        </w:tc>
        <w:tc>
          <w:tcPr>
            <w:tcW w:w="3139" w:type="dxa"/>
            <w:gridSpan w:val="2"/>
          </w:tcPr>
          <w:p w14:paraId="734F257A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依规定执行校准工作且校准结果在容许误差范围内</w:t>
            </w:r>
          </w:p>
        </w:tc>
        <w:tc>
          <w:tcPr>
            <w:tcW w:w="2621" w:type="dxa"/>
            <w:gridSpan w:val="2"/>
          </w:tcPr>
          <w:p w14:paraId="3E5DAB83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依规定执行校准工作但校准结果超出容许误差范围内</w:t>
            </w:r>
          </w:p>
          <w:p w14:paraId="2A899389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无法执行校准但数据来源可供查证</w:t>
            </w:r>
          </w:p>
        </w:tc>
        <w:tc>
          <w:tcPr>
            <w:tcW w:w="2337" w:type="dxa"/>
            <w:gridSpan w:val="2"/>
          </w:tcPr>
          <w:p w14:paraId="7AEDCB87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未依规定执行校准工作</w:t>
            </w:r>
          </w:p>
        </w:tc>
      </w:tr>
    </w:tbl>
    <w:p w14:paraId="6CC05D2B" w14:textId="77777777" w:rsidR="007E7D77" w:rsidRDefault="007E7D77" w:rsidP="007E7D77">
      <w:pPr>
        <w:rPr>
          <w:rFonts w:eastAsia="宋体" w:cs="Arial"/>
          <w:iCs/>
          <w:sz w:val="24"/>
          <w:lang w:eastAsia="zh-CN"/>
        </w:rPr>
      </w:pPr>
    </w:p>
    <w:p w14:paraId="2AC31E6D" w14:textId="77777777" w:rsidR="007E7D77" w:rsidRDefault="007E7D77" w:rsidP="007E7D77">
      <w:pPr>
        <w:pStyle w:val="Style2"/>
        <w:numPr>
          <w:ilvl w:val="2"/>
          <w:numId w:val="14"/>
        </w:numPr>
        <w:spacing w:line="360" w:lineRule="auto"/>
      </w:pPr>
      <w:bookmarkStart w:id="65" w:name="_Toc198906618"/>
      <w:bookmarkStart w:id="66" w:name="_Toc204099792"/>
      <w:r>
        <w:t>不确定性计算</w:t>
      </w:r>
      <w:bookmarkEnd w:id="65"/>
      <w:bookmarkEnd w:id="66"/>
    </w:p>
    <w:p w14:paraId="1A731357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单个源</w:t>
      </w:r>
      <w:r>
        <w:rPr>
          <w:rFonts w:eastAsia="宋体" w:cs="Arial"/>
          <w:iCs/>
          <w:sz w:val="24"/>
          <w:lang w:eastAsia="zh-CN"/>
        </w:rPr>
        <w:t>/</w:t>
      </w:r>
      <w:r>
        <w:rPr>
          <w:rFonts w:eastAsia="宋体" w:cs="Arial"/>
          <w:iCs/>
          <w:sz w:val="24"/>
          <w:lang w:eastAsia="zh-CN"/>
        </w:rPr>
        <w:t>汇不确定性数据评分</w:t>
      </w:r>
      <w:r>
        <w:rPr>
          <w:rFonts w:eastAsia="宋体" w:cs="Arial"/>
          <w:iCs/>
          <w:sz w:val="24"/>
          <w:lang w:eastAsia="zh-CN"/>
        </w:rPr>
        <w:t>=</w:t>
      </w:r>
      <w:r>
        <w:rPr>
          <w:rFonts w:eastAsia="宋体" w:cs="Arial"/>
          <w:iCs/>
          <w:sz w:val="24"/>
          <w:lang w:eastAsia="zh-CN"/>
        </w:rPr>
        <w:t>（活动数据得分</w:t>
      </w:r>
      <w:r>
        <w:rPr>
          <w:rFonts w:eastAsia="宋体" w:cs="Arial"/>
          <w:iCs/>
          <w:sz w:val="24"/>
          <w:lang w:eastAsia="zh-CN"/>
        </w:rPr>
        <w:t>+</w:t>
      </w:r>
      <w:r>
        <w:rPr>
          <w:rFonts w:eastAsia="宋体" w:cs="Arial"/>
          <w:iCs/>
          <w:sz w:val="24"/>
          <w:lang w:eastAsia="zh-CN"/>
        </w:rPr>
        <w:t>排放系数得分</w:t>
      </w:r>
      <w:r>
        <w:rPr>
          <w:rFonts w:eastAsia="宋体" w:cs="Arial"/>
          <w:iCs/>
          <w:sz w:val="24"/>
          <w:lang w:eastAsia="zh-CN"/>
        </w:rPr>
        <w:t>+</w:t>
      </w:r>
      <w:r>
        <w:rPr>
          <w:rFonts w:eastAsia="宋体" w:cs="Arial"/>
          <w:iCs/>
          <w:sz w:val="24"/>
          <w:lang w:eastAsia="zh-CN"/>
        </w:rPr>
        <w:t>校准频率得分）</w:t>
      </w:r>
      <w:r>
        <w:rPr>
          <w:rFonts w:eastAsia="宋体" w:cs="Arial"/>
          <w:iCs/>
          <w:sz w:val="24"/>
          <w:lang w:eastAsia="zh-CN"/>
        </w:rPr>
        <w:t>/ 3</w:t>
      </w:r>
    </w:p>
    <w:p w14:paraId="4BB9BEFB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所有源的不确定性数据评分</w:t>
      </w:r>
      <w:r>
        <w:rPr>
          <w:rFonts w:eastAsia="宋体" w:cs="Arial"/>
          <w:iCs/>
          <w:sz w:val="24"/>
          <w:lang w:eastAsia="zh-CN"/>
        </w:rPr>
        <w:t>=Σ</w:t>
      </w:r>
      <w:r>
        <w:rPr>
          <w:rFonts w:eastAsia="宋体" w:cs="Arial"/>
          <w:iCs/>
          <w:sz w:val="24"/>
          <w:lang w:eastAsia="zh-CN"/>
        </w:rPr>
        <w:t>（单个评分</w:t>
      </w:r>
      <w:r>
        <w:rPr>
          <w:rFonts w:eastAsia="宋体" w:cs="Arial"/>
          <w:iCs/>
          <w:sz w:val="24"/>
          <w:lang w:eastAsia="zh-CN"/>
        </w:rPr>
        <w:t>*</w:t>
      </w:r>
      <w:r>
        <w:rPr>
          <w:rFonts w:eastAsia="宋体" w:cs="Arial"/>
          <w:iCs/>
          <w:sz w:val="24"/>
          <w:lang w:eastAsia="zh-CN"/>
        </w:rPr>
        <w:t>单个源排放量比重）</w:t>
      </w:r>
    </w:p>
    <w:p w14:paraId="2FE07CE0" w14:textId="77777777" w:rsidR="007E7D77" w:rsidRDefault="007E7D77" w:rsidP="007E7D77">
      <w:pPr>
        <w:pStyle w:val="Style2"/>
        <w:numPr>
          <w:ilvl w:val="2"/>
          <w:numId w:val="14"/>
        </w:numPr>
        <w:spacing w:line="360" w:lineRule="auto"/>
      </w:pPr>
      <w:bookmarkStart w:id="67" w:name="_Toc198906619"/>
      <w:bookmarkStart w:id="68" w:name="_Toc204099793"/>
      <w:r>
        <w:lastRenderedPageBreak/>
        <w:t>数据评分范围分布</w:t>
      </w:r>
      <w:bookmarkEnd w:id="67"/>
      <w:bookmarkEnd w:id="68"/>
    </w:p>
    <w:p w14:paraId="5223611C" w14:textId="77777777" w:rsidR="007E7D77" w:rsidRDefault="007E7D77" w:rsidP="007E7D77">
      <w:pPr>
        <w:ind w:firstLineChars="300" w:firstLine="720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第一级：</w:t>
      </w:r>
      <w:r>
        <w:rPr>
          <w:rFonts w:eastAsia="宋体" w:cs="Arial"/>
          <w:iCs/>
          <w:sz w:val="24"/>
          <w:lang w:eastAsia="zh-CN"/>
        </w:rPr>
        <w:t>≥5.0</w:t>
      </w:r>
    </w:p>
    <w:p w14:paraId="325150CE" w14:textId="77777777" w:rsidR="007E7D77" w:rsidRDefault="007E7D77" w:rsidP="007E7D77">
      <w:pPr>
        <w:ind w:firstLineChars="300" w:firstLine="720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第二级：</w:t>
      </w:r>
      <w:r>
        <w:rPr>
          <w:rFonts w:eastAsia="宋体" w:cs="Arial"/>
          <w:iCs/>
          <w:sz w:val="24"/>
          <w:lang w:eastAsia="zh-CN"/>
        </w:rPr>
        <w:t>&lt;5.0, ≥4.0</w:t>
      </w:r>
    </w:p>
    <w:p w14:paraId="7495BC4F" w14:textId="77777777" w:rsidR="007E7D77" w:rsidRDefault="007E7D77" w:rsidP="007E7D77">
      <w:pPr>
        <w:ind w:firstLineChars="300" w:firstLine="720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第三级：</w:t>
      </w:r>
      <w:r>
        <w:rPr>
          <w:rFonts w:eastAsia="宋体" w:cs="Arial"/>
          <w:iCs/>
          <w:sz w:val="24"/>
          <w:lang w:eastAsia="zh-CN"/>
        </w:rPr>
        <w:t>&lt;4.0, ≥3.0</w:t>
      </w:r>
    </w:p>
    <w:p w14:paraId="2F661BDC" w14:textId="77777777" w:rsidR="007E7D77" w:rsidRDefault="007E7D77" w:rsidP="007E7D77">
      <w:pPr>
        <w:ind w:firstLineChars="300" w:firstLine="720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第四级：</w:t>
      </w:r>
      <w:r>
        <w:rPr>
          <w:rFonts w:eastAsia="宋体" w:cs="Arial"/>
          <w:iCs/>
          <w:sz w:val="24"/>
          <w:lang w:eastAsia="zh-CN"/>
        </w:rPr>
        <w:t>&lt;3.0, ≥2.0</w:t>
      </w:r>
    </w:p>
    <w:p w14:paraId="7B4795D1" w14:textId="77777777" w:rsidR="007E7D77" w:rsidRDefault="007E7D77" w:rsidP="007E7D77">
      <w:pPr>
        <w:ind w:firstLineChars="300" w:firstLine="720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第五级：</w:t>
      </w:r>
      <w:r>
        <w:rPr>
          <w:rFonts w:eastAsia="宋体" w:cs="Arial"/>
          <w:iCs/>
          <w:sz w:val="24"/>
          <w:lang w:eastAsia="zh-CN"/>
        </w:rPr>
        <w:t>&lt;2.0</w:t>
      </w:r>
    </w:p>
    <w:p w14:paraId="044B7D66" w14:textId="77777777" w:rsidR="007E7D77" w:rsidRDefault="007E7D77" w:rsidP="007E7D77">
      <w:pPr>
        <w:pStyle w:val="afb"/>
        <w:spacing w:before="0" w:line="360" w:lineRule="auto"/>
        <w:ind w:left="567"/>
      </w:pPr>
      <w:bookmarkStart w:id="69" w:name="_Toc198906620"/>
    </w:p>
    <w:p w14:paraId="5F1658F1" w14:textId="51499464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bookmarkStart w:id="70" w:name="_Hlk203872011"/>
      <w:r>
        <w:rPr>
          <w:rFonts w:eastAsia="宋体" w:cs="Arial"/>
          <w:iCs/>
          <w:sz w:val="24"/>
          <w:lang w:eastAsia="zh-CN"/>
        </w:rPr>
        <w:t>等级评分对照表将数据品质区分为五级，级别越小表示其数据品质越佳，即不确定性越小。盘查小组于</w:t>
      </w:r>
      <w:r w:rsidR="00525878" w:rsidRPr="00455FB0">
        <w:rPr>
          <w:rFonts w:eastAsia="宋体" w:cs="Arial" w:hint="eastAsia"/>
          <w:iCs/>
          <w:sz w:val="24"/>
          <w:lang w:eastAsia="zh-CN"/>
        </w:rPr>
        <w:t>{{</w:t>
      </w:r>
      <w:proofErr w:type="spellStart"/>
      <w:r w:rsidR="00525878" w:rsidRPr="00455FB0">
        <w:rPr>
          <w:rFonts w:eastAsia="宋体" w:cs="Arial" w:hint="eastAsia"/>
          <w:iCs/>
          <w:sz w:val="24"/>
          <w:lang w:eastAsia="zh-CN"/>
        </w:rPr>
        <w:t>posted_time</w:t>
      </w:r>
      <w:proofErr w:type="spellEnd"/>
      <w:r w:rsidR="00525878" w:rsidRPr="00455FB0">
        <w:rPr>
          <w:rFonts w:eastAsia="宋体" w:cs="Arial" w:hint="eastAsia"/>
          <w:iCs/>
          <w:sz w:val="24"/>
          <w:lang w:eastAsia="zh-CN"/>
        </w:rPr>
        <w:t>}}</w:t>
      </w:r>
      <w:r>
        <w:rPr>
          <w:rFonts w:eastAsia="宋体" w:cs="Arial"/>
          <w:iCs/>
          <w:sz w:val="24"/>
          <w:lang w:eastAsia="zh-CN"/>
        </w:rPr>
        <w:t>进行了不确定性评价，</w:t>
      </w:r>
      <w:r>
        <w:rPr>
          <w:rFonts w:eastAsia="宋体" w:cs="Arial" w:hint="eastAsia"/>
          <w:iCs/>
          <w:sz w:val="24"/>
          <w:lang w:eastAsia="zh-CN"/>
        </w:rPr>
        <w:t>依照基于位置的评价结果，数据得分为</w:t>
      </w:r>
      <w:r w:rsidR="00C141CB">
        <w:rPr>
          <w:rFonts w:eastAsia="宋体" w:cs="Arial" w:hint="eastAsia"/>
          <w:iCs/>
          <w:sz w:val="24"/>
          <w:lang w:eastAsia="zh-CN"/>
        </w:rPr>
        <w:t>{{</w:t>
      </w:r>
      <w:proofErr w:type="spellStart"/>
      <w:r w:rsidR="00C141CB" w:rsidRPr="00C141CB">
        <w:rPr>
          <w:rFonts w:eastAsia="宋体" w:cs="Arial"/>
          <w:iCs/>
          <w:sz w:val="24"/>
          <w:lang w:eastAsia="zh-CN"/>
        </w:rPr>
        <w:t>uncertainty_score_loc_based</w:t>
      </w:r>
      <w:proofErr w:type="spellEnd"/>
      <w:r w:rsidR="00C141CB">
        <w:rPr>
          <w:rFonts w:eastAsia="宋体" w:cs="Arial" w:hint="eastAsia"/>
          <w:iCs/>
          <w:sz w:val="24"/>
          <w:lang w:eastAsia="zh-CN"/>
        </w:rPr>
        <w:t>}}</w:t>
      </w:r>
      <w:r w:rsidR="00C141CB">
        <w:rPr>
          <w:rFonts w:eastAsia="宋体" w:cs="Arial" w:hint="eastAsia"/>
          <w:iCs/>
          <w:sz w:val="24"/>
          <w:lang w:eastAsia="zh-CN"/>
        </w:rPr>
        <w:t>，</w:t>
      </w:r>
      <w:r w:rsidR="00C141CB">
        <w:rPr>
          <w:rFonts w:eastAsia="宋体" w:cs="Arial"/>
          <w:iCs/>
          <w:sz w:val="24"/>
          <w:lang w:eastAsia="zh-CN"/>
        </w:rPr>
        <w:t>对应数据品质等级</w:t>
      </w:r>
      <w:r w:rsidR="00C141CB">
        <w:rPr>
          <w:rFonts w:eastAsia="宋体" w:cs="Arial" w:hint="eastAsia"/>
          <w:iCs/>
          <w:sz w:val="24"/>
          <w:lang w:eastAsia="zh-CN"/>
        </w:rPr>
        <w:t>为“</w:t>
      </w:r>
      <w:r w:rsidR="00C141CB">
        <w:rPr>
          <w:rFonts w:eastAsia="宋体" w:cs="Arial" w:hint="eastAsia"/>
          <w:iCs/>
          <w:sz w:val="24"/>
          <w:lang w:eastAsia="zh-CN"/>
        </w:rPr>
        <w:t>{{</w:t>
      </w:r>
      <w:proofErr w:type="spellStart"/>
      <w:r w:rsidR="00C141CB" w:rsidRPr="00C141CB">
        <w:rPr>
          <w:rFonts w:eastAsia="宋体" w:cs="Arial"/>
          <w:iCs/>
          <w:sz w:val="24"/>
          <w:lang w:eastAsia="zh-CN"/>
        </w:rPr>
        <w:t>uncertainty_level_loc</w:t>
      </w:r>
      <w:proofErr w:type="spellEnd"/>
      <w:r w:rsidR="00C141CB">
        <w:rPr>
          <w:rFonts w:eastAsia="宋体" w:cs="Arial" w:hint="eastAsia"/>
          <w:iCs/>
          <w:sz w:val="24"/>
          <w:lang w:eastAsia="zh-CN"/>
        </w:rPr>
        <w:t>}}</w:t>
      </w:r>
      <w:r w:rsidR="00C141CB">
        <w:rPr>
          <w:rFonts w:eastAsia="宋体" w:cs="Arial" w:hint="eastAsia"/>
          <w:iCs/>
          <w:sz w:val="24"/>
          <w:lang w:eastAsia="zh-CN"/>
        </w:rPr>
        <w:t>”</w:t>
      </w:r>
      <w:r>
        <w:rPr>
          <w:rFonts w:eastAsia="宋体" w:cs="Arial" w:hint="eastAsia"/>
          <w:iCs/>
          <w:sz w:val="24"/>
          <w:lang w:eastAsia="zh-CN"/>
        </w:rPr>
        <w:t>；基于市场的</w:t>
      </w:r>
      <w:r>
        <w:rPr>
          <w:rFonts w:eastAsia="宋体" w:cs="Arial"/>
          <w:iCs/>
          <w:sz w:val="24"/>
          <w:lang w:eastAsia="zh-CN"/>
        </w:rPr>
        <w:t>评价结果</w:t>
      </w:r>
      <w:r>
        <w:rPr>
          <w:rFonts w:eastAsia="宋体" w:cs="Arial" w:hint="eastAsia"/>
          <w:iCs/>
          <w:sz w:val="24"/>
          <w:lang w:eastAsia="zh-CN"/>
        </w:rPr>
        <w:t>，</w:t>
      </w:r>
      <w:r>
        <w:rPr>
          <w:rFonts w:eastAsia="宋体" w:cs="Arial"/>
          <w:iCs/>
          <w:sz w:val="24"/>
          <w:lang w:eastAsia="zh-CN"/>
        </w:rPr>
        <w:t>数据评价</w:t>
      </w:r>
      <w:r>
        <w:rPr>
          <w:rFonts w:eastAsia="宋体" w:cs="Arial" w:hint="eastAsia"/>
          <w:iCs/>
          <w:sz w:val="24"/>
          <w:lang w:eastAsia="zh-CN"/>
        </w:rPr>
        <w:t>得分为</w:t>
      </w:r>
      <w:r w:rsidR="00C141CB">
        <w:rPr>
          <w:rFonts w:eastAsia="宋体" w:cs="Arial" w:hint="eastAsia"/>
          <w:iCs/>
          <w:sz w:val="24"/>
          <w:lang w:eastAsia="zh-CN"/>
        </w:rPr>
        <w:t>{{</w:t>
      </w:r>
      <w:proofErr w:type="spellStart"/>
      <w:r w:rsidR="00C141CB" w:rsidRPr="00C141CB">
        <w:rPr>
          <w:rFonts w:eastAsia="宋体" w:cs="Arial"/>
          <w:iCs/>
          <w:sz w:val="24"/>
          <w:lang w:eastAsia="zh-CN"/>
        </w:rPr>
        <w:t>uncertainty_score_mkt_based</w:t>
      </w:r>
      <w:proofErr w:type="spellEnd"/>
      <w:r w:rsidR="00C141CB">
        <w:rPr>
          <w:rFonts w:eastAsia="宋体" w:cs="Arial" w:hint="eastAsia"/>
          <w:iCs/>
          <w:sz w:val="24"/>
          <w:lang w:eastAsia="zh-CN"/>
        </w:rPr>
        <w:t>}}</w:t>
      </w:r>
      <w:r>
        <w:rPr>
          <w:rFonts w:eastAsia="宋体" w:cs="Arial"/>
          <w:iCs/>
          <w:sz w:val="24"/>
          <w:lang w:eastAsia="zh-CN"/>
        </w:rPr>
        <w:t>，</w:t>
      </w:r>
      <w:r w:rsidR="00C141CB">
        <w:rPr>
          <w:rFonts w:eastAsia="宋体" w:cs="Arial"/>
          <w:iCs/>
          <w:sz w:val="24"/>
          <w:lang w:eastAsia="zh-CN"/>
        </w:rPr>
        <w:t>对应数据品质等级</w:t>
      </w:r>
      <w:r w:rsidR="00C141CB">
        <w:rPr>
          <w:rFonts w:eastAsia="宋体" w:cs="Arial" w:hint="eastAsia"/>
          <w:iCs/>
          <w:sz w:val="24"/>
          <w:lang w:eastAsia="zh-CN"/>
        </w:rPr>
        <w:t>为“</w:t>
      </w:r>
      <w:r w:rsidR="00C141CB">
        <w:rPr>
          <w:rFonts w:eastAsia="宋体" w:cs="Arial" w:hint="eastAsia"/>
          <w:iCs/>
          <w:sz w:val="24"/>
          <w:lang w:eastAsia="zh-CN"/>
        </w:rPr>
        <w:t>{{</w:t>
      </w:r>
      <w:proofErr w:type="spellStart"/>
      <w:r w:rsidR="00C141CB" w:rsidRPr="00C141CB">
        <w:rPr>
          <w:rFonts w:eastAsia="宋体" w:cs="Arial"/>
          <w:iCs/>
          <w:sz w:val="24"/>
          <w:lang w:eastAsia="zh-CN"/>
        </w:rPr>
        <w:t>uncertainty_level_</w:t>
      </w:r>
      <w:r w:rsidR="00C141CB">
        <w:rPr>
          <w:rFonts w:eastAsia="宋体" w:cs="Arial" w:hint="eastAsia"/>
          <w:iCs/>
          <w:sz w:val="24"/>
          <w:lang w:eastAsia="zh-CN"/>
        </w:rPr>
        <w:t>mkt</w:t>
      </w:r>
      <w:proofErr w:type="spellEnd"/>
      <w:r w:rsidR="00C141CB">
        <w:rPr>
          <w:rFonts w:eastAsia="宋体" w:cs="Arial" w:hint="eastAsia"/>
          <w:iCs/>
          <w:sz w:val="24"/>
          <w:lang w:eastAsia="zh-CN"/>
        </w:rPr>
        <w:t>}}</w:t>
      </w:r>
      <w:r w:rsidR="00C141CB">
        <w:rPr>
          <w:rFonts w:eastAsia="宋体" w:cs="Arial" w:hint="eastAsia"/>
          <w:iCs/>
          <w:sz w:val="24"/>
          <w:lang w:eastAsia="zh-CN"/>
        </w:rPr>
        <w:t>”</w:t>
      </w:r>
      <w:r>
        <w:rPr>
          <w:rFonts w:eastAsia="宋体" w:cs="Arial"/>
          <w:iCs/>
          <w:sz w:val="24"/>
          <w:lang w:eastAsia="zh-CN"/>
        </w:rPr>
        <w:t>，详见《温室气体盘查清册》</w:t>
      </w:r>
      <w:r>
        <w:rPr>
          <w:rFonts w:eastAsia="宋体" w:cs="Arial"/>
          <w:iCs/>
          <w:sz w:val="24"/>
          <w:lang w:eastAsia="zh-CN"/>
        </w:rPr>
        <w:t>-</w:t>
      </w:r>
      <w:r>
        <w:rPr>
          <w:rFonts w:eastAsia="宋体" w:cs="Arial"/>
          <w:iCs/>
          <w:sz w:val="24"/>
          <w:lang w:eastAsia="zh-CN"/>
        </w:rPr>
        <w:t>表</w:t>
      </w:r>
      <w:r>
        <w:rPr>
          <w:rFonts w:eastAsia="宋体" w:cs="Arial"/>
          <w:iCs/>
          <w:sz w:val="24"/>
          <w:lang w:eastAsia="zh-CN"/>
        </w:rPr>
        <w:t xml:space="preserve">2 </w:t>
      </w:r>
      <w:r>
        <w:rPr>
          <w:rFonts w:eastAsia="宋体" w:cs="Arial"/>
          <w:iCs/>
          <w:sz w:val="24"/>
          <w:lang w:eastAsia="zh-CN"/>
        </w:rPr>
        <w:t>不确定性评估。</w:t>
      </w:r>
      <w:bookmarkEnd w:id="69"/>
    </w:p>
    <w:bookmarkEnd w:id="70"/>
    <w:p w14:paraId="775EF9CD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11A22F07" w14:textId="77777777" w:rsidR="007E7D77" w:rsidRDefault="007E7D77" w:rsidP="007E7D77">
      <w:pPr>
        <w:pStyle w:val="Style2"/>
        <w:numPr>
          <w:ilvl w:val="1"/>
          <w:numId w:val="8"/>
        </w:numPr>
        <w:spacing w:line="360" w:lineRule="auto"/>
      </w:pPr>
      <w:bookmarkStart w:id="71" w:name="_Toc198906621"/>
      <w:bookmarkStart w:id="72" w:name="_Toc204099794"/>
      <w:r>
        <w:t>基准年清册</w:t>
      </w:r>
      <w:bookmarkEnd w:id="71"/>
      <w:bookmarkEnd w:id="72"/>
    </w:p>
    <w:p w14:paraId="15F2D545" w14:textId="50B6A7E4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val="en-US" w:eastAsia="zh-CN"/>
        </w:rPr>
        <w:t>采用固定基准年，</w:t>
      </w:r>
      <w:r>
        <w:rPr>
          <w:rFonts w:eastAsia="宋体" w:cs="Arial"/>
          <w:iCs/>
          <w:sz w:val="24"/>
          <w:lang w:eastAsia="zh-CN"/>
        </w:rPr>
        <w:t>本公司温室气体盘查周期</w:t>
      </w:r>
      <w:r>
        <w:rPr>
          <w:rFonts w:eastAsia="宋体" w:cs="Arial"/>
          <w:color w:val="000000"/>
          <w:sz w:val="24"/>
          <w:lang w:eastAsia="zh-CN"/>
        </w:rPr>
        <w:t>为</w:t>
      </w:r>
      <w:r w:rsidR="0021035F" w:rsidRPr="00455FB0">
        <w:rPr>
          <w:rFonts w:eastAsia="宋体" w:cs="Arial" w:hint="eastAsia"/>
          <w:iCs/>
          <w:sz w:val="24"/>
          <w:lang w:eastAsia="zh-CN"/>
        </w:rPr>
        <w:t>{{</w:t>
      </w:r>
      <w:proofErr w:type="spellStart"/>
      <w:r w:rsidR="0021035F" w:rsidRPr="00455FB0">
        <w:rPr>
          <w:rFonts w:eastAsia="宋体" w:cs="Arial" w:hint="eastAsia"/>
          <w:iCs/>
          <w:sz w:val="24"/>
          <w:lang w:eastAsia="zh-CN"/>
        </w:rPr>
        <w:t>reporting_period</w:t>
      </w:r>
      <w:proofErr w:type="spellEnd"/>
      <w:r w:rsidR="0021035F" w:rsidRPr="00455FB0">
        <w:rPr>
          <w:rFonts w:eastAsia="宋体" w:cs="Arial" w:hint="eastAsia"/>
          <w:iCs/>
          <w:sz w:val="24"/>
          <w:lang w:eastAsia="zh-CN"/>
        </w:rPr>
        <w:t>}}</w:t>
      </w:r>
      <w:r>
        <w:rPr>
          <w:rFonts w:eastAsia="宋体" w:cs="Arial"/>
          <w:iCs/>
          <w:sz w:val="24"/>
          <w:lang w:eastAsia="zh-CN"/>
        </w:rPr>
        <w:t>，</w:t>
      </w:r>
      <w:r>
        <w:rPr>
          <w:rFonts w:eastAsia="宋体" w:cs="Arial" w:hint="eastAsia"/>
          <w:iCs/>
          <w:sz w:val="24"/>
          <w:lang w:eastAsia="zh-CN"/>
        </w:rPr>
        <w:t>2023</w:t>
      </w:r>
      <w:r>
        <w:rPr>
          <w:rFonts w:eastAsia="宋体" w:cs="Arial" w:hint="eastAsia"/>
          <w:iCs/>
          <w:sz w:val="24"/>
          <w:lang w:eastAsia="zh-CN"/>
        </w:rPr>
        <w:t>年核查范围仅包含范围一、二和范围三类别</w:t>
      </w:r>
      <w:r>
        <w:rPr>
          <w:rFonts w:eastAsia="宋体" w:cs="Arial" w:hint="eastAsia"/>
          <w:iCs/>
          <w:sz w:val="24"/>
          <w:lang w:eastAsia="zh-CN"/>
        </w:rPr>
        <w:t>5</w:t>
      </w:r>
      <w:r>
        <w:rPr>
          <w:rFonts w:eastAsia="宋体" w:cs="Arial" w:hint="eastAsia"/>
          <w:iCs/>
          <w:sz w:val="24"/>
          <w:lang w:eastAsia="zh-CN"/>
        </w:rPr>
        <w:t>排放，</w:t>
      </w:r>
      <w:r w:rsidR="00847BFE" w:rsidRPr="00455FB0">
        <w:rPr>
          <w:rFonts w:eastAsia="宋体" w:cs="Arial" w:hint="eastAsia"/>
          <w:iCs/>
          <w:sz w:val="24"/>
          <w:lang w:eastAsia="zh-CN"/>
        </w:rPr>
        <w:t>{{</w:t>
      </w:r>
      <w:proofErr w:type="spellStart"/>
      <w:r w:rsidR="00847BFE">
        <w:rPr>
          <w:rFonts w:eastAsia="宋体" w:cs="Arial" w:hint="eastAsia"/>
          <w:iCs/>
          <w:sz w:val="24"/>
          <w:lang w:eastAsia="zh-CN"/>
        </w:rPr>
        <w:t>base</w:t>
      </w:r>
      <w:r w:rsidR="00847BFE" w:rsidRPr="00455FB0">
        <w:rPr>
          <w:rFonts w:eastAsia="宋体" w:cs="Arial" w:hint="eastAsia"/>
          <w:iCs/>
          <w:sz w:val="24"/>
          <w:lang w:eastAsia="zh-CN"/>
        </w:rPr>
        <w:t>_</w:t>
      </w:r>
      <w:r w:rsidR="00847BFE">
        <w:rPr>
          <w:rFonts w:eastAsia="宋体" w:cs="Arial" w:hint="eastAsia"/>
          <w:iCs/>
          <w:sz w:val="24"/>
          <w:lang w:eastAsia="zh-CN"/>
        </w:rPr>
        <w:t>year</w:t>
      </w:r>
      <w:proofErr w:type="spellEnd"/>
      <w:r w:rsidR="00847BFE" w:rsidRPr="00455FB0">
        <w:rPr>
          <w:rFonts w:eastAsia="宋体" w:cs="Arial" w:hint="eastAsia"/>
          <w:iCs/>
          <w:sz w:val="24"/>
          <w:lang w:eastAsia="zh-CN"/>
        </w:rPr>
        <w:t>}}</w:t>
      </w:r>
      <w:r>
        <w:rPr>
          <w:rFonts w:eastAsia="宋体" w:cs="Arial" w:hint="eastAsia"/>
          <w:iCs/>
          <w:sz w:val="24"/>
          <w:lang w:eastAsia="zh-CN"/>
        </w:rPr>
        <w:t>年包含范围一、二和范围三类别</w:t>
      </w:r>
      <w:r>
        <w:rPr>
          <w:rFonts w:eastAsia="宋体" w:cs="Arial" w:hint="eastAsia"/>
          <w:iCs/>
          <w:sz w:val="24"/>
          <w:lang w:eastAsia="zh-CN"/>
        </w:rPr>
        <w:t>1~7</w:t>
      </w:r>
      <w:r>
        <w:rPr>
          <w:rFonts w:eastAsia="宋体" w:cs="Arial" w:hint="eastAsia"/>
          <w:iCs/>
          <w:sz w:val="24"/>
          <w:lang w:eastAsia="zh-CN"/>
        </w:rPr>
        <w:t>、</w:t>
      </w:r>
      <w:r>
        <w:rPr>
          <w:rFonts w:eastAsia="宋体" w:cs="Arial" w:hint="eastAsia"/>
          <w:iCs/>
          <w:sz w:val="24"/>
          <w:lang w:eastAsia="zh-CN"/>
        </w:rPr>
        <w:t>9~12</w:t>
      </w:r>
      <w:r>
        <w:rPr>
          <w:rFonts w:eastAsia="宋体" w:cs="Arial" w:hint="eastAsia"/>
          <w:iCs/>
          <w:sz w:val="24"/>
          <w:lang w:eastAsia="zh-CN"/>
        </w:rPr>
        <w:t>的排放。</w:t>
      </w:r>
      <w:r>
        <w:rPr>
          <w:rFonts w:eastAsia="宋体" w:cs="Arial" w:hint="eastAsia"/>
          <w:iCs/>
          <w:sz w:val="24"/>
          <w:lang w:val="en-US" w:eastAsia="zh-CN"/>
        </w:rPr>
        <w:t>因核查范围较</w:t>
      </w:r>
      <w:r>
        <w:rPr>
          <w:rFonts w:eastAsia="宋体" w:cs="Arial" w:hint="eastAsia"/>
          <w:iCs/>
          <w:sz w:val="24"/>
          <w:lang w:val="en-US" w:eastAsia="zh-CN"/>
        </w:rPr>
        <w:t>2023</w:t>
      </w:r>
      <w:r>
        <w:rPr>
          <w:rFonts w:eastAsia="宋体" w:cs="Arial" w:hint="eastAsia"/>
          <w:iCs/>
          <w:sz w:val="24"/>
          <w:lang w:val="en-US" w:eastAsia="zh-CN"/>
        </w:rPr>
        <w:t>年有较大更新，故选择</w:t>
      </w:r>
      <w:r w:rsidR="00847BFE" w:rsidRPr="00455FB0">
        <w:rPr>
          <w:rFonts w:eastAsia="宋体" w:cs="Arial" w:hint="eastAsia"/>
          <w:iCs/>
          <w:sz w:val="24"/>
          <w:lang w:eastAsia="zh-CN"/>
        </w:rPr>
        <w:t>{{</w:t>
      </w:r>
      <w:proofErr w:type="spellStart"/>
      <w:r w:rsidR="00847BFE">
        <w:rPr>
          <w:rFonts w:eastAsia="宋体" w:cs="Arial" w:hint="eastAsia"/>
          <w:iCs/>
          <w:sz w:val="24"/>
          <w:lang w:eastAsia="zh-CN"/>
        </w:rPr>
        <w:t>base</w:t>
      </w:r>
      <w:r w:rsidR="00847BFE" w:rsidRPr="00455FB0">
        <w:rPr>
          <w:rFonts w:eastAsia="宋体" w:cs="Arial" w:hint="eastAsia"/>
          <w:iCs/>
          <w:sz w:val="24"/>
          <w:lang w:eastAsia="zh-CN"/>
        </w:rPr>
        <w:t>_</w:t>
      </w:r>
      <w:r w:rsidR="00847BFE">
        <w:rPr>
          <w:rFonts w:eastAsia="宋体" w:cs="Arial" w:hint="eastAsia"/>
          <w:iCs/>
          <w:sz w:val="24"/>
          <w:lang w:eastAsia="zh-CN"/>
        </w:rPr>
        <w:t>year</w:t>
      </w:r>
      <w:proofErr w:type="spellEnd"/>
      <w:r w:rsidR="00847BFE" w:rsidRPr="00455FB0">
        <w:rPr>
          <w:rFonts w:eastAsia="宋体" w:cs="Arial" w:hint="eastAsia"/>
          <w:iCs/>
          <w:sz w:val="24"/>
          <w:lang w:eastAsia="zh-CN"/>
        </w:rPr>
        <w:t>}}</w:t>
      </w:r>
      <w:r>
        <w:rPr>
          <w:rFonts w:eastAsia="宋体" w:cs="Arial" w:hint="eastAsia"/>
          <w:iCs/>
          <w:sz w:val="24"/>
          <w:lang w:val="en-US" w:eastAsia="zh-CN"/>
        </w:rPr>
        <w:t>年为</w:t>
      </w:r>
      <w:r>
        <w:rPr>
          <w:rFonts w:eastAsia="宋体" w:cs="Arial"/>
          <w:iCs/>
          <w:sz w:val="24"/>
          <w:lang w:eastAsia="zh-CN"/>
        </w:rPr>
        <w:t>基准年</w:t>
      </w:r>
      <w:r>
        <w:rPr>
          <w:rFonts w:eastAsia="宋体" w:cs="Arial"/>
          <w:iCs/>
          <w:sz w:val="24"/>
          <w:lang w:eastAsia="zh-CN"/>
        </w:rPr>
        <w:t xml:space="preserve"> </w:t>
      </w:r>
      <w:r>
        <w:rPr>
          <w:rFonts w:eastAsia="宋体" w:cs="Arial" w:hint="eastAsia"/>
          <w:iCs/>
          <w:sz w:val="24"/>
          <w:lang w:eastAsia="zh-CN"/>
        </w:rPr>
        <w:t>。</w:t>
      </w:r>
    </w:p>
    <w:p w14:paraId="1FEC749C" w14:textId="77777777" w:rsidR="007E7D77" w:rsidRPr="006939C8" w:rsidRDefault="007E7D77" w:rsidP="007E7D77">
      <w:pPr>
        <w:pStyle w:val="Style2"/>
        <w:numPr>
          <w:ilvl w:val="2"/>
          <w:numId w:val="14"/>
        </w:numPr>
        <w:spacing w:line="360" w:lineRule="auto"/>
      </w:pPr>
      <w:bookmarkStart w:id="73" w:name="_Toc198906622"/>
      <w:bookmarkStart w:id="74" w:name="_Toc204099795"/>
      <w:r>
        <w:rPr>
          <w:rFonts w:hint="eastAsia"/>
          <w:lang w:val="en-US"/>
        </w:rPr>
        <w:t>基准年温室气体清单</w:t>
      </w:r>
      <w:bookmarkEnd w:id="73"/>
      <w:r>
        <w:rPr>
          <w:rFonts w:hint="eastAsia"/>
          <w:lang w:val="en-US"/>
        </w:rPr>
        <w:t>（基于位置）</w:t>
      </w:r>
      <w:bookmarkEnd w:id="74"/>
    </w:p>
    <w:tbl>
      <w:tblPr>
        <w:tblW w:w="0" w:type="auto"/>
        <w:tblLook w:val="04A0" w:firstRow="1" w:lastRow="0" w:firstColumn="1" w:lastColumn="0" w:noHBand="0" w:noVBand="1"/>
      </w:tblPr>
      <w:tblGrid>
        <w:gridCol w:w="259"/>
        <w:gridCol w:w="301"/>
        <w:gridCol w:w="1058"/>
        <w:gridCol w:w="1058"/>
        <w:gridCol w:w="1061"/>
        <w:gridCol w:w="1072"/>
        <w:gridCol w:w="1072"/>
        <w:gridCol w:w="1047"/>
        <w:gridCol w:w="1049"/>
        <w:gridCol w:w="1075"/>
      </w:tblGrid>
      <w:tr w:rsidR="006939C8" w:rsidRPr="006939C8" w14:paraId="4701795F" w14:textId="77777777" w:rsidTr="006939C8">
        <w:trPr>
          <w:trHeight w:val="315"/>
        </w:trPr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7F18897D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bookmarkStart w:id="75" w:name="RANGE!A1"/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范围</w:t>
            </w:r>
            <w:proofErr w:type="gramStart"/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一</w:t>
            </w:r>
            <w:bookmarkEnd w:id="75"/>
            <w:proofErr w:type="gramEnd"/>
          </w:p>
        </w:tc>
        <w:tc>
          <w:tcPr>
            <w:tcW w:w="0" w:type="auto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6600"/>
            <w:vAlign w:val="center"/>
            <w:hideMark/>
          </w:tcPr>
          <w:p w14:paraId="6B5F6DBA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直接温室气体排放</w:t>
            </w:r>
          </w:p>
        </w:tc>
      </w:tr>
      <w:tr w:rsidR="006939C8" w:rsidRPr="006939C8" w14:paraId="01E660D4" w14:textId="77777777" w:rsidTr="006939C8">
        <w:trPr>
          <w:trHeight w:val="315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E9A14A5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1816BD55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3B6A32FB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74329D80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54D11AEE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7502F7CC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0DE93710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46F20E4B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4F1B36E6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621605B8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6939C8" w:rsidRPr="006939C8" w14:paraId="503EC128" w14:textId="77777777" w:rsidTr="006939C8">
        <w:trPr>
          <w:trHeight w:val="780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1D5797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46B62D00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000000"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55E92E31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{{summary_data_base.scope1.co2}}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D9DFBCB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{{summary_data_base.scope1.ch4}}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0D18D76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{{summary_data_base.scope1.n2o}}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22CC54D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base.scope1.hfcs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A9A0837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base.scope1.pfcs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323A1FBD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{{summary_data_base.scope1.sf6}}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7AE075DD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{{summary_data_base.scope1.nf3}}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1016A82F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base.scope1.total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</w:tr>
      <w:tr w:rsidR="006939C8" w:rsidRPr="006939C8" w14:paraId="4745B5C1" w14:textId="77777777" w:rsidTr="006939C8">
        <w:trPr>
          <w:trHeight w:val="315"/>
        </w:trPr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1284EA36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范围二</w:t>
            </w:r>
          </w:p>
        </w:tc>
        <w:tc>
          <w:tcPr>
            <w:tcW w:w="0" w:type="auto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6600"/>
            <w:vAlign w:val="center"/>
            <w:hideMark/>
          </w:tcPr>
          <w:p w14:paraId="1019C275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输入能源间接温室气体排放（基于位置）</w:t>
            </w:r>
          </w:p>
        </w:tc>
      </w:tr>
      <w:tr w:rsidR="006939C8" w:rsidRPr="006939C8" w14:paraId="11A03D8D" w14:textId="77777777" w:rsidTr="006939C8">
        <w:trPr>
          <w:trHeight w:val="31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85A903E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255C8047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68B1F0E4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0D735783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1CF0F9A9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63A67D4B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0521893B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729A4DE2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24AAD2CF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486624D8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6939C8" w:rsidRPr="006939C8" w14:paraId="6803BADB" w14:textId="77777777" w:rsidTr="006939C8">
        <w:trPr>
          <w:trHeight w:val="103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B65FDD9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22C84D71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000000"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794FB932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{{summary_data_base.scope2.loc.co2}}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0280A881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{{summary_data_base.scope2.loc.ch4}}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1CCD21BA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{{summary_data_base.scope2.loc.n2o}}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04938D48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{{summary_data_base.scope2.loc.hfcs}}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2B9FA9D2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{{summary_data_base.scope2.loc.pfcs}}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2742ACA4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{{summary_data_base.scope2.loc.sf6}}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43E5D0C4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{{summary_data_base.scope2.loc.nf3}}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286CA17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{{summary_data_base.scope2.loc.total}}</w:t>
            </w:r>
          </w:p>
        </w:tc>
      </w:tr>
      <w:tr w:rsidR="006939C8" w:rsidRPr="006939C8" w14:paraId="56EDA4FE" w14:textId="77777777" w:rsidTr="006939C8">
        <w:trPr>
          <w:trHeight w:val="315"/>
        </w:trPr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72244FFA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范围三类别</w:t>
            </w:r>
            <w:r w:rsidRPr="006939C8">
              <w:rPr>
                <w:rFonts w:eastAsia="宋体" w:cs="Arial"/>
                <w:b/>
                <w:bCs/>
                <w:color w:val="FFFFFF"/>
                <w:szCs w:val="20"/>
                <w:lang w:val="en-US" w:eastAsia="zh-CN"/>
              </w:rPr>
              <w:t>1</w:t>
            </w:r>
          </w:p>
        </w:tc>
        <w:tc>
          <w:tcPr>
            <w:tcW w:w="0" w:type="auto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6600"/>
            <w:vAlign w:val="center"/>
            <w:hideMark/>
          </w:tcPr>
          <w:p w14:paraId="761D23A7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外购商品和服务的上游产生的排放</w:t>
            </w:r>
          </w:p>
        </w:tc>
      </w:tr>
      <w:tr w:rsidR="006939C8" w:rsidRPr="006939C8" w14:paraId="20B670B9" w14:textId="77777777" w:rsidTr="006939C8">
        <w:trPr>
          <w:trHeight w:val="31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5DF90B1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1CBED023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5F438FAD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3DEBCC32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1A0566AB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5C40730E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2F8ABE1F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78AC8386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0D3EAAD6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382C90A9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6939C8" w:rsidRPr="006939C8" w14:paraId="0AA821FE" w14:textId="77777777" w:rsidTr="006939C8">
        <w:trPr>
          <w:trHeight w:val="103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20F2E12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B67193D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000000"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D403BE8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{{summary_data_base.scope3.cat1.co2}}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54473222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{{summary_data_base.scope3.cat1.ch4}}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4A5B301F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{{summary_data_base.scope3.cat1.n2o}}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2751F313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base.scope3.cat1.hfcs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0DE6E344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base.scope3.cat1.pfcs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DA9667E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{{summary_data_base.scope3.cat1.sf6}}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16CDD1DB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{{summary_data_base.scope3.cat1.nf3}}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70F88F8E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base.scope3.cat1.total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</w:tr>
      <w:tr w:rsidR="006939C8" w:rsidRPr="006939C8" w14:paraId="22367E95" w14:textId="77777777" w:rsidTr="006939C8">
        <w:trPr>
          <w:trHeight w:val="315"/>
        </w:trPr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6F2CB3DC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范围三类别2</w:t>
            </w:r>
          </w:p>
        </w:tc>
        <w:tc>
          <w:tcPr>
            <w:tcW w:w="0" w:type="auto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6600"/>
            <w:vAlign w:val="center"/>
            <w:hideMark/>
          </w:tcPr>
          <w:p w14:paraId="20FCEDAB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资本货物产生的排放</w:t>
            </w:r>
          </w:p>
        </w:tc>
      </w:tr>
      <w:tr w:rsidR="006939C8" w:rsidRPr="006939C8" w14:paraId="1CBE4C6D" w14:textId="77777777" w:rsidTr="006939C8">
        <w:trPr>
          <w:trHeight w:val="31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FA2DC38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45E70BC3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4BBB1341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62DE6F2A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0A5B9433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76511841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201C6A81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7D2E981F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7F8EE57A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28068237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6939C8" w:rsidRPr="006939C8" w14:paraId="4EB9FE03" w14:textId="77777777" w:rsidTr="006939C8">
        <w:trPr>
          <w:trHeight w:val="103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B86C046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0B8B0CA2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000000"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7070561A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{{summary_data_base.scope3.cat2.co2}}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20A40694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{{summary_data_base.scope3.cat2.ch4}}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4F9D1B3B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{{summary_data_base.scope3.cat2.n2o}}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592A7A80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base.scope3.cat2.hfcs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4DAA790F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base.scope3.cat2.pfcs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1FF31842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{{summary_data_base.scope3.cat2.sf6}}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4BF64D5B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{{summary_data_base.scope3.cat2.nf3}}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43026A6F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base.scope3.cat2.total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</w:tr>
      <w:tr w:rsidR="006939C8" w:rsidRPr="006939C8" w14:paraId="1C656204" w14:textId="77777777" w:rsidTr="006939C8">
        <w:trPr>
          <w:trHeight w:val="315"/>
        </w:trPr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5052A330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范围三类别3</w:t>
            </w:r>
          </w:p>
        </w:tc>
        <w:tc>
          <w:tcPr>
            <w:tcW w:w="0" w:type="auto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6600"/>
            <w:vAlign w:val="center"/>
            <w:hideMark/>
          </w:tcPr>
          <w:p w14:paraId="0D4B4A13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范围一、二之外燃料和能源相关的活动产生的排放</w:t>
            </w:r>
          </w:p>
        </w:tc>
      </w:tr>
      <w:tr w:rsidR="006939C8" w:rsidRPr="006939C8" w14:paraId="1D7883EE" w14:textId="77777777" w:rsidTr="006939C8">
        <w:trPr>
          <w:trHeight w:val="31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6E063F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2FF29413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08277A0B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6D81A301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2157413F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2B6EC64F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53BA95EC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381654AE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4BBB57CC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6D241CFA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6939C8" w:rsidRPr="006939C8" w14:paraId="27372576" w14:textId="77777777" w:rsidTr="006939C8">
        <w:trPr>
          <w:trHeight w:val="103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36A0486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053C51F7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000000"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76211691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{{summary_data_base.scope3.cat3.co2}}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E6BAE76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{{summary_data_base.scope3.cat3.ch4}}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3410D363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{{summary_data_base.scope3.cat3.n2o}}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048A53D0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base.scope3.cat3.hfcs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49BDF3AE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base.scope3.cat3.pfcs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173A3EFE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{{summary_data_base.scope3.cat3.sf6}}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308F5584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{{summary_data_base.scope3.cat3.nf3}}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05D0681F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base.scope3.cat3.total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</w:tr>
      <w:tr w:rsidR="006939C8" w:rsidRPr="006939C8" w14:paraId="53634411" w14:textId="77777777" w:rsidTr="006939C8">
        <w:trPr>
          <w:trHeight w:val="315"/>
        </w:trPr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09A4DC30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范围三类别4</w:t>
            </w:r>
          </w:p>
        </w:tc>
        <w:tc>
          <w:tcPr>
            <w:tcW w:w="0" w:type="auto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6600"/>
            <w:vAlign w:val="center"/>
            <w:hideMark/>
          </w:tcPr>
          <w:p w14:paraId="149FD962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上游运输配送产生的排放</w:t>
            </w:r>
          </w:p>
        </w:tc>
      </w:tr>
      <w:tr w:rsidR="006939C8" w:rsidRPr="006939C8" w14:paraId="252366E6" w14:textId="77777777" w:rsidTr="006939C8">
        <w:trPr>
          <w:trHeight w:val="31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37143F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36108716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331B146F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30EBBE11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5EE7608D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6D6FDAE9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772E06BD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3BC588A8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24186296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568AC7E4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6939C8" w:rsidRPr="006939C8" w14:paraId="38DBE7BF" w14:textId="77777777" w:rsidTr="006939C8">
        <w:trPr>
          <w:trHeight w:val="103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2F3CB3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138933D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000000"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527580CC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{{summary_data_base.scope3.cat4.co2}}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00DAF2B2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{{summary_data_base.scope3.cat4.ch4}}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A9D4F4F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{{summary_data_base.scope3.cat4.n2o}}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2FF86FD4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base.scope3.cat4.hfcs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8E6ED0F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base.scope3.cat4.pfcs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7E213881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{{summary_data_base.scope3.cat4.sf6}}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5B81A7D2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{{summary_data_base.scope3.cat4.nf3}}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180FFFFA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base.scope3.cat4.total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</w:tr>
      <w:tr w:rsidR="006939C8" w:rsidRPr="006939C8" w14:paraId="7CBA35A8" w14:textId="77777777" w:rsidTr="006939C8">
        <w:trPr>
          <w:trHeight w:val="315"/>
        </w:trPr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675660A1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范围三类</w:t>
            </w: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lastRenderedPageBreak/>
              <w:t>别5</w:t>
            </w:r>
          </w:p>
        </w:tc>
        <w:tc>
          <w:tcPr>
            <w:tcW w:w="0" w:type="auto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6600"/>
            <w:vAlign w:val="center"/>
            <w:hideMark/>
          </w:tcPr>
          <w:p w14:paraId="77C5DCF2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lastRenderedPageBreak/>
              <w:t>运营产生的废物产生的排放</w:t>
            </w:r>
          </w:p>
        </w:tc>
      </w:tr>
      <w:tr w:rsidR="006939C8" w:rsidRPr="006939C8" w14:paraId="40EB48A5" w14:textId="77777777" w:rsidTr="006939C8">
        <w:trPr>
          <w:trHeight w:val="31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EA97714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1649F649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2E7A14F4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1C82A497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5AF1076D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6BB6C0E1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5D12613C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25293169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3859513A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558DEDDE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6939C8" w:rsidRPr="006939C8" w14:paraId="69F0B13B" w14:textId="77777777" w:rsidTr="006939C8">
        <w:trPr>
          <w:trHeight w:val="103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4ECA78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72BA1FFA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000000"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969B779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{{summary_data_base.scope3.cat5.co2}}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17B08E54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{{summary_data_base.scope3.cat5.ch4}}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B50D92C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{{summary_data_base.scope3.cat5.n2o}}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17A850B7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base.scope3.cat5.hfcs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2F2D4D54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base.scope3.cat5.pfcs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77FC68FA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{{summary_data_base.scope3.cat5.sf6}}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29543A61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{{summary_data_base.scope3.cat5.nf3}}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1F5062F2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base.scope3.cat5.total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</w:tr>
      <w:tr w:rsidR="006939C8" w:rsidRPr="006939C8" w14:paraId="589358BA" w14:textId="77777777" w:rsidTr="006939C8">
        <w:trPr>
          <w:trHeight w:val="315"/>
        </w:trPr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51CC2409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范围三类别6</w:t>
            </w:r>
          </w:p>
        </w:tc>
        <w:tc>
          <w:tcPr>
            <w:tcW w:w="0" w:type="auto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6600"/>
            <w:vAlign w:val="center"/>
            <w:hideMark/>
          </w:tcPr>
          <w:p w14:paraId="1F8F53EC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商务旅行产生的排放</w:t>
            </w:r>
          </w:p>
        </w:tc>
      </w:tr>
      <w:tr w:rsidR="006939C8" w:rsidRPr="006939C8" w14:paraId="0F96F0DA" w14:textId="77777777" w:rsidTr="006939C8">
        <w:trPr>
          <w:trHeight w:val="31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7BFC92A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039511D3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08D97CA9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1A900AEE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23001465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551B288D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0DEF9C77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3C5242A5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3AD37D5F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5E7D7FA6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6939C8" w:rsidRPr="006939C8" w14:paraId="394FEFCE" w14:textId="77777777" w:rsidTr="006939C8">
        <w:trPr>
          <w:trHeight w:val="103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CA2A41A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767E492B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000000"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5C9DAA6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{{summary_data_base.scope3.cat6.co2}}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0BD5FF07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{{summary_data_base.scope3.cat6.ch4}}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2BA57886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{{summary_data_base.scope3.cat6.n2o}}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060D8360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base.scope3.cat6.hfcs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4F75B36B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base.scope3.cat6.pfcs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7170FCE4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{{summary_data_base.scope3.cat6.sf6}}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16A29BAF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{{summary_data_base.scope3.cat6.nf3}}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773B4EEE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base.scope3.cat6.total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</w:tr>
      <w:tr w:rsidR="006939C8" w:rsidRPr="006939C8" w14:paraId="6FDA6514" w14:textId="77777777" w:rsidTr="006939C8">
        <w:trPr>
          <w:trHeight w:val="315"/>
        </w:trPr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4AAF88AD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范围三类别7</w:t>
            </w:r>
          </w:p>
        </w:tc>
        <w:tc>
          <w:tcPr>
            <w:tcW w:w="0" w:type="auto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6600"/>
            <w:vAlign w:val="center"/>
            <w:hideMark/>
          </w:tcPr>
          <w:p w14:paraId="4B1B42B1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员工通勤产生的排放</w:t>
            </w:r>
          </w:p>
        </w:tc>
      </w:tr>
      <w:tr w:rsidR="006939C8" w:rsidRPr="006939C8" w14:paraId="0C1EBAD0" w14:textId="77777777" w:rsidTr="006939C8">
        <w:trPr>
          <w:trHeight w:val="31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86495DF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35D64B2D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790EDBE7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4A1735F6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777E00BF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37EF8C2F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7BE1B705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1D3733C1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69C92D2E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65D73525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6939C8" w:rsidRPr="006939C8" w14:paraId="604556B0" w14:textId="77777777" w:rsidTr="006939C8">
        <w:trPr>
          <w:trHeight w:val="103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1F18665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79BD9972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000000"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79B49290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{{summary_data_base.scope3.cat7.co2}}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1F678ABC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{{summary_data_base.scope3.cat7.ch4}}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24221D7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{{summary_data_base.scope3.cat7.n2o}}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1E192341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base.scope3.cat7.hfcs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456A288A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base.scope3.cat7.pfcs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14A20B41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{{summary_data_base.scope3.cat7.sf6}}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27967D47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{{summary_data_base.scope3.cat7.nf3}}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5350DD44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base.scope3.cat7.total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</w:tr>
      <w:tr w:rsidR="006939C8" w:rsidRPr="006939C8" w14:paraId="4AE29DD5" w14:textId="77777777" w:rsidTr="006939C8">
        <w:trPr>
          <w:trHeight w:val="315"/>
        </w:trPr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5F1B87BC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范围三类别8</w:t>
            </w:r>
          </w:p>
        </w:tc>
        <w:tc>
          <w:tcPr>
            <w:tcW w:w="0" w:type="auto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6600"/>
            <w:vAlign w:val="center"/>
            <w:hideMark/>
          </w:tcPr>
          <w:p w14:paraId="3E33236B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上游租赁资产产生的排放</w:t>
            </w:r>
          </w:p>
        </w:tc>
      </w:tr>
      <w:tr w:rsidR="006939C8" w:rsidRPr="006939C8" w14:paraId="1A94A817" w14:textId="77777777" w:rsidTr="006939C8">
        <w:trPr>
          <w:trHeight w:val="31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2CDC5AC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5B255AC2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4317A74F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7D7A4B93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57B24A5A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6DDB3396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0D56F9FB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5CC0C8A8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6ADEB0E4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7C350F30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6939C8" w:rsidRPr="006939C8" w14:paraId="1A7CD470" w14:textId="77777777" w:rsidTr="006939C8">
        <w:trPr>
          <w:trHeight w:val="103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4013360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4D1CCC7B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000000"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4DD6605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{{summary_data_base.scope3.cat8.co2}}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1C9FB7C4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{{summary_data_base.scope3.cat8.ch4}}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3659ADE6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{{summary_data_base.scope3.cat8.n2o}}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29712646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base.scope3.cat8.hfcs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74D61D79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base.scope3.cat8.pfcs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5535A730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{{summary_data_base.scope3.cat8.sf6}}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065BBC93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{{summary_data_base.scope3.cat8.nf3}}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085E089B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base.scope3.cat8.total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</w:tr>
      <w:tr w:rsidR="006939C8" w:rsidRPr="006939C8" w14:paraId="46EFCCE0" w14:textId="77777777" w:rsidTr="006939C8">
        <w:trPr>
          <w:trHeight w:val="315"/>
        </w:trPr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41EE9405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范围三类别9</w:t>
            </w:r>
          </w:p>
        </w:tc>
        <w:tc>
          <w:tcPr>
            <w:tcW w:w="0" w:type="auto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6600"/>
            <w:vAlign w:val="center"/>
            <w:hideMark/>
          </w:tcPr>
          <w:p w14:paraId="78B15AA8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下游运输配送产生的排放</w:t>
            </w:r>
          </w:p>
        </w:tc>
      </w:tr>
      <w:tr w:rsidR="006939C8" w:rsidRPr="006939C8" w14:paraId="4E9035E6" w14:textId="77777777" w:rsidTr="006939C8">
        <w:trPr>
          <w:trHeight w:val="31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93924D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50608783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223B8A07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612AF56C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481629FE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1555D57C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18EBB238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2520BC5A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73E69066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6F3E92BC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6939C8" w:rsidRPr="006939C8" w14:paraId="303FE231" w14:textId="77777777" w:rsidTr="006939C8">
        <w:trPr>
          <w:trHeight w:val="103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D709F49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349B681F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000000"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48F6345E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{{summary_data_base.scope3.cat9.co2}}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2843E273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{{summary_data_base.scope3.cat9.ch4}}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4F53299F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{{summary_data_base.scope3.cat9.n2o}}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44709C6B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base.scope3.cat9.hfcs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2F2D7EAD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base.scope3.cat9.pfcs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7F618976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{{summary_data_base.scope3.cat9.sf6}}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5BE3732B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{{summary_data_base.scope3.cat9.nf3}}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3FC629D7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base.scope3.cat9.total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</w:tr>
      <w:tr w:rsidR="006939C8" w:rsidRPr="006939C8" w14:paraId="103D562A" w14:textId="77777777" w:rsidTr="006939C8">
        <w:trPr>
          <w:trHeight w:val="315"/>
        </w:trPr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1DD53769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范围三类别</w:t>
            </w: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lastRenderedPageBreak/>
              <w:t>10</w:t>
            </w:r>
          </w:p>
        </w:tc>
        <w:tc>
          <w:tcPr>
            <w:tcW w:w="0" w:type="auto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6600"/>
            <w:vAlign w:val="center"/>
            <w:hideMark/>
          </w:tcPr>
          <w:p w14:paraId="17BB872C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lastRenderedPageBreak/>
              <w:t>外销产品加工产生的排放</w:t>
            </w:r>
          </w:p>
        </w:tc>
      </w:tr>
      <w:tr w:rsidR="006939C8" w:rsidRPr="006939C8" w14:paraId="3EF16F23" w14:textId="77777777" w:rsidTr="006939C8">
        <w:trPr>
          <w:trHeight w:val="31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C1F3F0F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75C2E5F5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50FCDB18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0F6E0190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0A3E9CA0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1F0B5927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1167FB65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5D241D71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4D8A6A64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52205F36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6939C8" w:rsidRPr="006939C8" w14:paraId="42A4B9BC" w14:textId="77777777" w:rsidTr="006939C8">
        <w:trPr>
          <w:trHeight w:val="103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41675B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1B26FF81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000000"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4224AB7D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{{summary_data_base.scope3.cat10.co2}}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13D3BA06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{{summary_data_base.scope3.cat10.ch4}}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3C9422F7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{{summary_data_base.scope3.cat10.n2o}}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1A0E2CB5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base.scope3.cat10.hfcs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2CD5E077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base.scope3.cat10.pfcs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2410FE5D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{{summary_data_base.scope3.cat10.sf6}}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3AFAF40D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{{summary_data_base.scope3.cat10.nf3}}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48716E63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base.scope3.cat10.total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</w:tr>
      <w:tr w:rsidR="006939C8" w:rsidRPr="006939C8" w14:paraId="0302BE90" w14:textId="77777777" w:rsidTr="006939C8">
        <w:trPr>
          <w:trHeight w:val="315"/>
        </w:trPr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44763F1B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范围三类别11</w:t>
            </w:r>
          </w:p>
        </w:tc>
        <w:tc>
          <w:tcPr>
            <w:tcW w:w="0" w:type="auto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6600"/>
            <w:vAlign w:val="center"/>
            <w:hideMark/>
          </w:tcPr>
          <w:p w14:paraId="075FD889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外销产品使用产生的排放</w:t>
            </w:r>
          </w:p>
        </w:tc>
      </w:tr>
      <w:tr w:rsidR="006939C8" w:rsidRPr="006939C8" w14:paraId="30DEC34C" w14:textId="77777777" w:rsidTr="006939C8">
        <w:trPr>
          <w:trHeight w:val="31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B555608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33D241D5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24345974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07587F27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69129DA2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0A363EF9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5E1A983E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3D4F6ECC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2B5A4DA5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42617BFF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6939C8" w:rsidRPr="006939C8" w14:paraId="3D851D71" w14:textId="77777777" w:rsidTr="006939C8">
        <w:trPr>
          <w:trHeight w:val="103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CF71665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5E230E16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000000"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01E04354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{{summary_data_base.scope3.cat11.co2}}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13839F1F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{{summary_data_base.scope3.cat11.ch4}}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3B7C252E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{{summary_data_base.scope3.cat11.n2o}}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24AB3A0B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base.scope3.cat11.hfcs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57DE73CA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base.scope3.cat11.pfcs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0C0CE447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{{summary_data_base.scope3.cat11.sf6}}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59E2DBD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{{summary_data_base.scope3.cat11.nf3}}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004DA37A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base.scope3.cat11.total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</w:tr>
      <w:tr w:rsidR="006939C8" w:rsidRPr="006939C8" w14:paraId="5DCD36F7" w14:textId="77777777" w:rsidTr="006939C8">
        <w:trPr>
          <w:trHeight w:val="315"/>
        </w:trPr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36C752A4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范围三类别12</w:t>
            </w:r>
          </w:p>
        </w:tc>
        <w:tc>
          <w:tcPr>
            <w:tcW w:w="0" w:type="auto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6600"/>
            <w:vAlign w:val="center"/>
            <w:hideMark/>
          </w:tcPr>
          <w:p w14:paraId="17BA3699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外</w:t>
            </w:r>
            <w:proofErr w:type="gramStart"/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售产品</w:t>
            </w:r>
            <w:proofErr w:type="gramEnd"/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报废产生的排放</w:t>
            </w:r>
          </w:p>
        </w:tc>
      </w:tr>
      <w:tr w:rsidR="006939C8" w:rsidRPr="006939C8" w14:paraId="1AD6CF42" w14:textId="77777777" w:rsidTr="006939C8">
        <w:trPr>
          <w:trHeight w:val="31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C28217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55057675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4D9E58FE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4EC8F718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0EBC2000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62245007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261F06F1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0F5A22B2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0FF1C3A9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48EBD853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6939C8" w:rsidRPr="006939C8" w14:paraId="3098505F" w14:textId="77777777" w:rsidTr="006939C8">
        <w:trPr>
          <w:trHeight w:val="103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DD9C80E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6DC99F3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000000"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380AE974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{{summary_data_base.scope3.cat12.co2}}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15AAC961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{{summary_data_base.scope3.cat12.ch4}}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53FC5798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{{summary_data_base.scope3.cat12.n2o}}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12B93564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base.scope3.cat12.hfcs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64208A1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base.scope3.cat12.pfcs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0E51F763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{{summary_data_base.scope3.cat12.sf6}}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798C3DD8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{{summary_data_base.scope3.cat12.nf3}}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142D801B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base.scope3.cat12.total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</w:tr>
      <w:tr w:rsidR="006939C8" w:rsidRPr="006939C8" w14:paraId="3FB9EE42" w14:textId="77777777" w:rsidTr="006939C8">
        <w:trPr>
          <w:trHeight w:val="315"/>
        </w:trPr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5E5007B4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范围三类别13</w:t>
            </w:r>
          </w:p>
        </w:tc>
        <w:tc>
          <w:tcPr>
            <w:tcW w:w="0" w:type="auto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6600"/>
            <w:vAlign w:val="center"/>
            <w:hideMark/>
          </w:tcPr>
          <w:p w14:paraId="3F447143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下游租赁资产产生的排放</w:t>
            </w:r>
          </w:p>
        </w:tc>
      </w:tr>
      <w:tr w:rsidR="006939C8" w:rsidRPr="006939C8" w14:paraId="1CB7783C" w14:textId="77777777" w:rsidTr="006939C8">
        <w:trPr>
          <w:trHeight w:val="31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F6286D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3079BE42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4984A997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016AE7DE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7D4DD33C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2DADAFB7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7B3ADBB7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1C0BEC53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1075F4E9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1841506F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6939C8" w:rsidRPr="006939C8" w14:paraId="44B368D5" w14:textId="77777777" w:rsidTr="006939C8">
        <w:trPr>
          <w:trHeight w:val="103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8C5B55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349894EF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000000"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5C96727C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{{summary_data_base.scope3.cat13.co2}}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12B2DAD6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{{summary_data_base.scope3.cat13.ch4}}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72820AC5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{{summary_data_base.scope3.cat13.n2o}}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01E42F44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base.scope3.cat13.hfcs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29F5F562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base.scope3.cat13.pfcs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5BD3747D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{{summary_data_base.scope3.cat13.sf6}}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5A28BF9E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{{summary_data_base.scope3.cat13.nf3}}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84BF2ED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base.scope3.cat13.total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</w:tr>
      <w:tr w:rsidR="006939C8" w:rsidRPr="006939C8" w14:paraId="708EAC4D" w14:textId="77777777" w:rsidTr="006939C8">
        <w:trPr>
          <w:trHeight w:val="315"/>
        </w:trPr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31C97B16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范围三类别14</w:t>
            </w:r>
          </w:p>
        </w:tc>
        <w:tc>
          <w:tcPr>
            <w:tcW w:w="0" w:type="auto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6600"/>
            <w:vAlign w:val="center"/>
            <w:hideMark/>
          </w:tcPr>
          <w:p w14:paraId="1983CE51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特许经营产生的排放</w:t>
            </w:r>
          </w:p>
        </w:tc>
      </w:tr>
      <w:tr w:rsidR="006939C8" w:rsidRPr="006939C8" w14:paraId="13899427" w14:textId="77777777" w:rsidTr="006939C8">
        <w:trPr>
          <w:trHeight w:val="31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C74ECA0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1CA68A46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3C13523B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4C46811E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47D43404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32DC484F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47CEC3C8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6239BBA0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5BDFDF83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368E7E21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6939C8" w:rsidRPr="006939C8" w14:paraId="0E9B4C08" w14:textId="77777777" w:rsidTr="006939C8">
        <w:trPr>
          <w:trHeight w:val="103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0055FAE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093462F1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000000"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39C46B07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{{summary_data_base.scope3.cat14.co2}}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3F4ABD37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{{summary_data_base.scope3.cat14.ch4}}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3149C05F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{{summary_data_base.scope3.cat14.n2o}}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7565CABC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base.scope3.cat14.hfcs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5D1F8069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base.scope3.cat14.pfcs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1C8E2E90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{{summary_data_base.scope3.cat14.sf6}}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159D0BCE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{{summary_data_base.scope3.cat14.nf3}}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44DA87DF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base.scope3.cat14.total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</w:tr>
      <w:tr w:rsidR="006939C8" w:rsidRPr="006939C8" w14:paraId="561220AA" w14:textId="77777777" w:rsidTr="006939C8">
        <w:trPr>
          <w:trHeight w:val="315"/>
        </w:trPr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76C09676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范围三类别</w:t>
            </w: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lastRenderedPageBreak/>
              <w:t>15</w:t>
            </w:r>
          </w:p>
        </w:tc>
        <w:tc>
          <w:tcPr>
            <w:tcW w:w="0" w:type="auto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6600"/>
            <w:vAlign w:val="center"/>
            <w:hideMark/>
          </w:tcPr>
          <w:p w14:paraId="5559189D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lastRenderedPageBreak/>
              <w:t>投资产生的排放</w:t>
            </w:r>
          </w:p>
        </w:tc>
      </w:tr>
      <w:tr w:rsidR="006939C8" w:rsidRPr="006939C8" w14:paraId="060B6404" w14:textId="77777777" w:rsidTr="006939C8">
        <w:trPr>
          <w:trHeight w:val="31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7C0D9A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02227962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7F974D0F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6A743BF3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082CC1A8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380DFE7B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0BE89438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748AF285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1186D1C7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7C2A83B3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6939C8" w:rsidRPr="006939C8" w14:paraId="3DAFD00C" w14:textId="77777777" w:rsidTr="006939C8">
        <w:trPr>
          <w:trHeight w:val="103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0895D6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2A692F46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000000"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20476613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{{summary_data_base.scope3.cat15.co2}}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E23B1FA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{{summary_data_base.scope3.cat15.ch4}}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A6FC42C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{{summary_data_base.scope3.cat15.n2o}}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5CC5ABAB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base.scope3.cat15.hfcs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2657973D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base.scope3.cat15.pfcs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0951CA04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{{summary_data_base.scope3.cat15.sf6}}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21BFC08A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{{summary_data_base.scope3.cat15.nf3}}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544A33BE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base.scope3.cat15.total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</w:tr>
      <w:tr w:rsidR="006939C8" w:rsidRPr="006939C8" w14:paraId="7DBB8ABA" w14:textId="77777777" w:rsidTr="006939C8">
        <w:trPr>
          <w:trHeight w:val="315"/>
        </w:trPr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1CCD35E7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合计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079994B8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29EB1A5B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3B5EE1C9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4208B5DC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63358A98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1812C29C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22C0A8E6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541C4B4E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5C81E1AD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6939C8" w:rsidRPr="006939C8" w14:paraId="27DB479D" w14:textId="77777777" w:rsidTr="006939C8">
        <w:trPr>
          <w:trHeight w:val="78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EC5FC74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2C72C3C9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000000"/>
                <w:szCs w:val="20"/>
                <w:lang w:val="en-US" w:eastAsia="zh-CN"/>
              </w:rPr>
              <w:t>范围</w:t>
            </w:r>
            <w:proofErr w:type="gramStart"/>
            <w:r w:rsidRPr="006939C8">
              <w:rPr>
                <w:rFonts w:ascii="宋体" w:eastAsia="宋体" w:hAnsi="宋体" w:cs="宋体"/>
                <w:b/>
                <w:bCs/>
                <w:color w:val="000000"/>
                <w:szCs w:val="20"/>
                <w:lang w:val="en-US" w:eastAsia="zh-CN"/>
              </w:rPr>
              <w:t>一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49CDC119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{{summary_data_base.scope1.co2}}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7575B611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{{summary_data_base.scope1.ch4}}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3FD6B026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{{summary_data_base.scope1.n2o}}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2A3072F4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base.scope1.hfcs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1FB6C99E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base.scope1.pfcs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4261771C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{{summary_data_base.scope1.sf6}}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3023364E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{{summary_data_base.scope1.nf3}}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51E70C9A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base.scope1.total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</w:tr>
      <w:tr w:rsidR="006939C8" w:rsidRPr="006939C8" w14:paraId="4C94D1B2" w14:textId="77777777" w:rsidTr="006939C8">
        <w:trPr>
          <w:trHeight w:val="52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571972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0277E1DD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000000"/>
                <w:szCs w:val="20"/>
                <w:lang w:val="en-US" w:eastAsia="zh-CN"/>
              </w:rPr>
              <w:t>范围二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4C209EA5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{{summary_data_base.scope2.loc.co2}}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1A730519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{{summary_data_base.scope2.loc.ch4}}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499762CD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{{summary_data_base.scope2.loc.n2o}}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4FB640B1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{{summary_data_base.scope2.loc.hfcs}}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1DDCA78F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{{summary_data_base.scope2.loc.pfcs}}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3514E9F3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{{summary_data_base.scope2.loc.sf6}}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7E5FD050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{{summary_data_base.scope2.loc.nf3}}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3CC78061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{{summary_data_base.scope2.loc.total}}</w:t>
            </w:r>
          </w:p>
        </w:tc>
      </w:tr>
      <w:tr w:rsidR="006939C8" w:rsidRPr="006939C8" w14:paraId="02C53B41" w14:textId="77777777" w:rsidTr="006939C8">
        <w:trPr>
          <w:trHeight w:val="49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43D65F2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427CA4F1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000000"/>
                <w:szCs w:val="20"/>
                <w:lang w:val="en-US" w:eastAsia="zh-CN"/>
              </w:rPr>
              <w:t>（基于位置）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2D09BF3" w14:textId="77777777" w:rsidR="006939C8" w:rsidRPr="006939C8" w:rsidRDefault="006939C8" w:rsidP="006939C8">
            <w:pPr>
              <w:spacing w:before="0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7FB906B" w14:textId="77777777" w:rsidR="006939C8" w:rsidRPr="006939C8" w:rsidRDefault="006939C8" w:rsidP="006939C8">
            <w:pPr>
              <w:spacing w:before="0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E03C39" w14:textId="77777777" w:rsidR="006939C8" w:rsidRPr="006939C8" w:rsidRDefault="006939C8" w:rsidP="006939C8">
            <w:pPr>
              <w:spacing w:before="0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D73515C" w14:textId="77777777" w:rsidR="006939C8" w:rsidRPr="006939C8" w:rsidRDefault="006939C8" w:rsidP="006939C8">
            <w:pPr>
              <w:spacing w:before="0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C0543E3" w14:textId="77777777" w:rsidR="006939C8" w:rsidRPr="006939C8" w:rsidRDefault="006939C8" w:rsidP="006939C8">
            <w:pPr>
              <w:spacing w:before="0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0A32E9" w14:textId="77777777" w:rsidR="006939C8" w:rsidRPr="006939C8" w:rsidRDefault="006939C8" w:rsidP="006939C8">
            <w:pPr>
              <w:spacing w:before="0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F4FC725" w14:textId="77777777" w:rsidR="006939C8" w:rsidRPr="006939C8" w:rsidRDefault="006939C8" w:rsidP="006939C8">
            <w:pPr>
              <w:spacing w:before="0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97C09E" w14:textId="77777777" w:rsidR="006939C8" w:rsidRPr="006939C8" w:rsidRDefault="006939C8" w:rsidP="006939C8">
            <w:pPr>
              <w:spacing w:before="0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</w:p>
        </w:tc>
      </w:tr>
      <w:tr w:rsidR="006939C8" w:rsidRPr="006939C8" w14:paraId="392A9757" w14:textId="77777777" w:rsidTr="006939C8">
        <w:trPr>
          <w:trHeight w:val="78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7ED586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13D25645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000000"/>
                <w:szCs w:val="20"/>
                <w:lang w:val="en-US" w:eastAsia="zh-CN"/>
              </w:rPr>
              <w:t>范围三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07443E5B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{{summary_data_base.scope3.co2}}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018DFC1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{{summary_data_base.scope3.ch4}}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354CDFE2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{{summary_data_base.scope3.n2o}}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135A2BD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base.scope3.hfcs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1B10AFE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base.scope3.pfcs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5FFFA669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{{summary_data_base.scope3.sf6}}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D9FF8D0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{{summary_data_base.scope3.nf3}}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2D192845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base.scope3.total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</w:tr>
      <w:tr w:rsidR="006939C8" w:rsidRPr="006939C8" w14:paraId="2EAA60CA" w14:textId="77777777" w:rsidTr="006939C8">
        <w:trPr>
          <w:trHeight w:val="103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1FCA7E4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44C1B403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000000"/>
                <w:szCs w:val="20"/>
                <w:lang w:val="en-US" w:eastAsia="zh-CN"/>
              </w:rPr>
              <w:t>总计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5623BD4A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{{summary_data_base.total.co2}}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3421B6CC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{{summary_data_base.total.ch4}}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0C6E6DB4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{{summary_data_base.total.n2o}}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037351B6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</w:t>
            </w:r>
            <w:proofErr w:type="spell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base.total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.hfcs</w:t>
            </w:r>
            <w:proofErr w:type="spell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7A1252E2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</w:t>
            </w:r>
            <w:proofErr w:type="spell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base.total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.pfcs</w:t>
            </w:r>
            <w:proofErr w:type="spell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2C02A8E8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{{summary_data_base.total.sf6}}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7D16890B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{{summary_data_base.total.nf3}}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494771C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</w:t>
            </w:r>
            <w:proofErr w:type="spell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base.total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loc.total</w:t>
            </w:r>
            <w:proofErr w:type="spellEnd"/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</w:tr>
    </w:tbl>
    <w:p w14:paraId="2DDFA7E0" w14:textId="77777777" w:rsidR="007E7D77" w:rsidRPr="006939C8" w:rsidRDefault="007E7D77" w:rsidP="006939C8">
      <w:pPr>
        <w:pStyle w:val="Style2"/>
        <w:numPr>
          <w:ilvl w:val="0"/>
          <w:numId w:val="0"/>
        </w:numPr>
        <w:spacing w:line="360" w:lineRule="auto"/>
        <w:rPr>
          <w:lang w:val="en-US"/>
        </w:rPr>
      </w:pPr>
    </w:p>
    <w:p w14:paraId="7837FFCF" w14:textId="77777777" w:rsidR="007E7D77" w:rsidRDefault="007E7D77" w:rsidP="007E7D77">
      <w:pPr>
        <w:pStyle w:val="Style2"/>
        <w:numPr>
          <w:ilvl w:val="2"/>
          <w:numId w:val="14"/>
        </w:numPr>
        <w:spacing w:line="360" w:lineRule="auto"/>
      </w:pPr>
      <w:bookmarkStart w:id="76" w:name="_Toc204099796"/>
      <w:r>
        <w:rPr>
          <w:rFonts w:hint="eastAsia"/>
          <w:lang w:val="en-US"/>
        </w:rPr>
        <w:t>基准年温室气体清单（基于市场）</w:t>
      </w:r>
      <w:bookmarkEnd w:id="76"/>
    </w:p>
    <w:tbl>
      <w:tblPr>
        <w:tblW w:w="0" w:type="auto"/>
        <w:tblLook w:val="04A0" w:firstRow="1" w:lastRow="0" w:firstColumn="1" w:lastColumn="0" w:noHBand="0" w:noVBand="1"/>
      </w:tblPr>
      <w:tblGrid>
        <w:gridCol w:w="259"/>
        <w:gridCol w:w="301"/>
        <w:gridCol w:w="1058"/>
        <w:gridCol w:w="1058"/>
        <w:gridCol w:w="1061"/>
        <w:gridCol w:w="1072"/>
        <w:gridCol w:w="1072"/>
        <w:gridCol w:w="1047"/>
        <w:gridCol w:w="1049"/>
        <w:gridCol w:w="1075"/>
      </w:tblGrid>
      <w:tr w:rsidR="006939C8" w:rsidRPr="006939C8" w14:paraId="2E76FC95" w14:textId="77777777" w:rsidTr="006939C8">
        <w:trPr>
          <w:trHeight w:val="315"/>
        </w:trPr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0ACE3C69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范围</w:t>
            </w:r>
            <w:proofErr w:type="gramStart"/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一</w:t>
            </w:r>
            <w:proofErr w:type="gramEnd"/>
          </w:p>
        </w:tc>
        <w:tc>
          <w:tcPr>
            <w:tcW w:w="0" w:type="auto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6600"/>
            <w:vAlign w:val="center"/>
            <w:hideMark/>
          </w:tcPr>
          <w:p w14:paraId="24F036E7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直接温室气体排放</w:t>
            </w:r>
          </w:p>
        </w:tc>
      </w:tr>
      <w:tr w:rsidR="006939C8" w:rsidRPr="006939C8" w14:paraId="211C4418" w14:textId="77777777" w:rsidTr="006939C8">
        <w:trPr>
          <w:trHeight w:val="315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C4B09B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05B7E0EF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7A3CF442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0F73741A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5B39C11E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51B2742A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461F480C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391BD791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7C299C08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6353CE3F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6939C8" w:rsidRPr="006939C8" w14:paraId="32C5A9FC" w14:textId="77777777" w:rsidTr="006939C8">
        <w:trPr>
          <w:trHeight w:val="780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46D1433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77ACCD4E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000000"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3B4D0EF0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{{summary_data_base.scope1.co2}}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1642F2B8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{{summary_data_base.scope1.ch4}}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2166350B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{{summary_data_base.scope1.n2o}}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90DA350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base.scope1.hfcs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4B3F165E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base.scope1.pfcs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4E49F9FA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{{summary_data_base.scope1.sf6}}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0707BFE5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{{summary_data_base.scope1.nf3}}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4F596006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base.scope1.total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</w:tr>
      <w:tr w:rsidR="006939C8" w:rsidRPr="006939C8" w14:paraId="0FD1EEAB" w14:textId="77777777" w:rsidTr="006939C8">
        <w:trPr>
          <w:trHeight w:val="315"/>
        </w:trPr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64170049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范围二</w:t>
            </w:r>
          </w:p>
        </w:tc>
        <w:tc>
          <w:tcPr>
            <w:tcW w:w="0" w:type="auto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6600"/>
            <w:vAlign w:val="center"/>
            <w:hideMark/>
          </w:tcPr>
          <w:p w14:paraId="6172E542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输入能源间接温室气体排放（基于位置）</w:t>
            </w:r>
          </w:p>
        </w:tc>
      </w:tr>
      <w:tr w:rsidR="006939C8" w:rsidRPr="006939C8" w14:paraId="5171CEDB" w14:textId="77777777" w:rsidTr="006939C8">
        <w:trPr>
          <w:trHeight w:val="31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3BDD9DC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255B8831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43848D47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4F2CAF97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005902AF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71C8AA58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3A3BE9B5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278190A8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309756F2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38EF5A8E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6939C8" w:rsidRPr="006939C8" w14:paraId="701E8800" w14:textId="77777777" w:rsidTr="006939C8">
        <w:trPr>
          <w:trHeight w:val="103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6197629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9D6CB20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000000"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703B685C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{{summary_data_base.scope2.mar.co2}}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321F742E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{{summary_data_base.scope2.mar.ch4}}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7BB8CBC5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{{summary_data_base.scope2.mar.n2o}}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7B6E3435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{{summary_data_base.scope2.mar.hfcs}}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4DD5C7F8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{{summary_data_base.scope2.mar.pfcs}}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1D655288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{{summary_data_base.scope2.mar.sf6}}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531BF24A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{{summary_data_base.scope2.mar.nf3}}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722AD446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{{summary_data_base.scope2.mar.total}}</w:t>
            </w:r>
          </w:p>
        </w:tc>
      </w:tr>
      <w:tr w:rsidR="006939C8" w:rsidRPr="006939C8" w14:paraId="64EBD4DE" w14:textId="77777777" w:rsidTr="006939C8">
        <w:trPr>
          <w:trHeight w:val="315"/>
        </w:trPr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5E544A87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范围三类别</w:t>
            </w:r>
            <w:r w:rsidRPr="006939C8">
              <w:rPr>
                <w:rFonts w:eastAsia="宋体" w:cs="Arial"/>
                <w:b/>
                <w:bCs/>
                <w:color w:val="FFFFFF"/>
                <w:szCs w:val="20"/>
                <w:lang w:val="en-US" w:eastAsia="zh-CN"/>
              </w:rPr>
              <w:t>1</w:t>
            </w:r>
          </w:p>
        </w:tc>
        <w:tc>
          <w:tcPr>
            <w:tcW w:w="0" w:type="auto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6600"/>
            <w:vAlign w:val="center"/>
            <w:hideMark/>
          </w:tcPr>
          <w:p w14:paraId="62BC17D9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外购商品和服务的上游产生的排放</w:t>
            </w:r>
          </w:p>
        </w:tc>
      </w:tr>
      <w:tr w:rsidR="006939C8" w:rsidRPr="006939C8" w14:paraId="7785D5A7" w14:textId="77777777" w:rsidTr="006939C8">
        <w:trPr>
          <w:trHeight w:val="31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6523E36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5C29773B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3DCFF590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6E0C7B10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6FDA0846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1A7C6230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30CF8F8C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25C2CBF9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3D17C854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546D132F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6939C8" w:rsidRPr="006939C8" w14:paraId="794BDFDC" w14:textId="77777777" w:rsidTr="006939C8">
        <w:trPr>
          <w:trHeight w:val="103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6250DE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2AC52F63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000000"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9B7C187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{{summary_data_base.scope3.cat1.co2}}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49884CB5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{{summary_data_base.scope3.cat1.ch4}}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0CF38E7A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{{summary_data_base.scope3.cat1.n2o}}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76ADA62C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base.scope3.cat1.hfcs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7ECCED9A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base.scope3.cat1.pfcs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16C42475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{{summary_data_base.scope3.cat1.sf6}}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7DB76B8D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{{summary_data_base.scope3.cat1.nf3}}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00A5F245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base.scope3.cat1.total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</w:tr>
      <w:tr w:rsidR="006939C8" w:rsidRPr="006939C8" w14:paraId="11BACE83" w14:textId="77777777" w:rsidTr="006939C8">
        <w:trPr>
          <w:trHeight w:val="315"/>
        </w:trPr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6ED7EDDC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范围三类别2</w:t>
            </w:r>
          </w:p>
        </w:tc>
        <w:tc>
          <w:tcPr>
            <w:tcW w:w="0" w:type="auto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6600"/>
            <w:vAlign w:val="center"/>
            <w:hideMark/>
          </w:tcPr>
          <w:p w14:paraId="6CCD0EB9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资本货物产生的排放</w:t>
            </w:r>
          </w:p>
        </w:tc>
      </w:tr>
      <w:tr w:rsidR="006939C8" w:rsidRPr="006939C8" w14:paraId="50683E86" w14:textId="77777777" w:rsidTr="006939C8">
        <w:trPr>
          <w:trHeight w:val="31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6914271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4DAED47F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471AF81C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70AD1A31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3BD2C9B4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2090DAA1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70201CF7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1B041EB4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081A9352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7E925F8A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6939C8" w:rsidRPr="006939C8" w14:paraId="75B2E65C" w14:textId="77777777" w:rsidTr="006939C8">
        <w:trPr>
          <w:trHeight w:val="103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336B3A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31A57407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000000"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3360EFDC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{{summary_data_base.scope3.cat2.co2}}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28DE910E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{{summary_data_base.scope3.cat2.ch4}}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7D6FA085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{{summary_data_base.scope3.cat2.n2o}}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3E6E17BC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base.scope3.cat2.hfcs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2091663C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base.scope3.cat2.pfcs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050BC499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{{summary_data_base.scope3.cat2.sf6}}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2F81C8EC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{{summary_data_base.scope3.cat2.nf3}}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2105C713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base.scope3.cat2.total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</w:tr>
      <w:tr w:rsidR="006939C8" w:rsidRPr="006939C8" w14:paraId="7F86A0DC" w14:textId="77777777" w:rsidTr="006939C8">
        <w:trPr>
          <w:trHeight w:val="315"/>
        </w:trPr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6B3C5C0B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范围三类别3</w:t>
            </w:r>
          </w:p>
        </w:tc>
        <w:tc>
          <w:tcPr>
            <w:tcW w:w="0" w:type="auto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6600"/>
            <w:vAlign w:val="center"/>
            <w:hideMark/>
          </w:tcPr>
          <w:p w14:paraId="05A3FF52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范围一、二之外燃料和能源相关的活动产生的排放</w:t>
            </w:r>
          </w:p>
        </w:tc>
      </w:tr>
      <w:tr w:rsidR="006939C8" w:rsidRPr="006939C8" w14:paraId="5019D277" w14:textId="77777777" w:rsidTr="006939C8">
        <w:trPr>
          <w:trHeight w:val="31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AD62157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33C9E58A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6377BE5D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03CEF0D2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34F96582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5EB7EF10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515B138D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2E09E0CA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4C0173AF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6EBFD34B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6939C8" w:rsidRPr="006939C8" w14:paraId="225A2DB5" w14:textId="77777777" w:rsidTr="006939C8">
        <w:trPr>
          <w:trHeight w:val="103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9AC0091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269E6C48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000000"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26ACC313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{{summary_data_base.scope3.cat3.co2}}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4CC47D3A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{{summary_data_base.scope3.cat3.ch4}}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2905054B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{{summary_data_base.scope3.cat3.n2o}}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40A8E550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base.scope3.cat3.hfcs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2A720A73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base.scope3.cat3.pfcs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7407B631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{{summary_data_base.scope3.cat3.sf6}}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6E55C87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{{summary_data_base.scope3.cat3.nf3}}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081B8216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base.scope3.cat3.total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</w:tr>
      <w:tr w:rsidR="006939C8" w:rsidRPr="006939C8" w14:paraId="76F0EB1B" w14:textId="77777777" w:rsidTr="006939C8">
        <w:trPr>
          <w:trHeight w:val="315"/>
        </w:trPr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78983691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范围三类别4</w:t>
            </w:r>
          </w:p>
        </w:tc>
        <w:tc>
          <w:tcPr>
            <w:tcW w:w="0" w:type="auto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6600"/>
            <w:vAlign w:val="center"/>
            <w:hideMark/>
          </w:tcPr>
          <w:p w14:paraId="02725343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上游运输配送产生的排放</w:t>
            </w:r>
          </w:p>
        </w:tc>
      </w:tr>
      <w:tr w:rsidR="006939C8" w:rsidRPr="006939C8" w14:paraId="7F77C95F" w14:textId="77777777" w:rsidTr="006939C8">
        <w:trPr>
          <w:trHeight w:val="31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3786CBD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0DF057DE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5867A4E2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1B2D45A6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32D5B916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4C2A5B48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0FFCAE47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6BB69A74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57504AFA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3E5935F5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6939C8" w:rsidRPr="006939C8" w14:paraId="5FC6C115" w14:textId="77777777" w:rsidTr="006939C8">
        <w:trPr>
          <w:trHeight w:val="103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1754BC1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7BE809E5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000000"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0FD08DC8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{{summary_data_base.scope3.cat4.co2}}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4EDBE13C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{{summary_data_base.scope3.cat4.ch4}}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45CA1BF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{{summary_data_base.scope3.cat4.n2o}}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50B60C41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base.scope3.cat4.hfcs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7300FAB8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base.scope3.cat4.pfcs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079F4E46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{{summary_data_base.scope3.cat4.sf6}}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058A766D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{{summary_data_base.scope3.cat4.nf3}}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2BEDE068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base.scope3.cat4.total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</w:tr>
      <w:tr w:rsidR="006939C8" w:rsidRPr="006939C8" w14:paraId="1B7BBA5F" w14:textId="77777777" w:rsidTr="006939C8">
        <w:trPr>
          <w:trHeight w:val="315"/>
        </w:trPr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66EA3185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范围三类</w:t>
            </w: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lastRenderedPageBreak/>
              <w:t>别5</w:t>
            </w:r>
          </w:p>
        </w:tc>
        <w:tc>
          <w:tcPr>
            <w:tcW w:w="0" w:type="auto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6600"/>
            <w:vAlign w:val="center"/>
            <w:hideMark/>
          </w:tcPr>
          <w:p w14:paraId="417AB4ED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lastRenderedPageBreak/>
              <w:t>运营产生的废物产生的排放</w:t>
            </w:r>
          </w:p>
        </w:tc>
      </w:tr>
      <w:tr w:rsidR="006939C8" w:rsidRPr="006939C8" w14:paraId="098558A5" w14:textId="77777777" w:rsidTr="006939C8">
        <w:trPr>
          <w:trHeight w:val="31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4A992EB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28763B5B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5ACFE0CF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73F03B5D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62225AA4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5AFC2928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16C3CCBC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7091FCAB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2B972B0D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615B602C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6939C8" w:rsidRPr="006939C8" w14:paraId="5DB1F5F7" w14:textId="77777777" w:rsidTr="006939C8">
        <w:trPr>
          <w:trHeight w:val="103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BA6718E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1B5F3698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000000"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2EBE2F2D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{{summary_data_base.scope3.cat5.co2}}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51248F8A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{{summary_data_base.scope3.cat5.ch4}}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02A371D6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{{summary_data_base.scope3.cat5.n2o}}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5352C3E8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base.scope3.cat5.hfcs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293278B9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base.scope3.cat5.pfcs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104E08BB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{{summary_data_base.scope3.cat5.sf6}}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1CB1B844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{{summary_data_base.scope3.cat5.nf3}}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8F6C35F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base.scope3.cat5.total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</w:tr>
      <w:tr w:rsidR="006939C8" w:rsidRPr="006939C8" w14:paraId="008B35AE" w14:textId="77777777" w:rsidTr="006939C8">
        <w:trPr>
          <w:trHeight w:val="315"/>
        </w:trPr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0F35F87F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范围三类别6</w:t>
            </w:r>
          </w:p>
        </w:tc>
        <w:tc>
          <w:tcPr>
            <w:tcW w:w="0" w:type="auto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6600"/>
            <w:vAlign w:val="center"/>
            <w:hideMark/>
          </w:tcPr>
          <w:p w14:paraId="248AEBF7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商务旅行产生的排放</w:t>
            </w:r>
          </w:p>
        </w:tc>
      </w:tr>
      <w:tr w:rsidR="006939C8" w:rsidRPr="006939C8" w14:paraId="2A82E0DA" w14:textId="77777777" w:rsidTr="006939C8">
        <w:trPr>
          <w:trHeight w:val="31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7970A9B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787ED790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3520B369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428FA5FA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1BDF31B4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5C827D9D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1519C4DB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18A1D0B7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12D0B714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6C0C2F63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6939C8" w:rsidRPr="006939C8" w14:paraId="5BAFD0F1" w14:textId="77777777" w:rsidTr="006939C8">
        <w:trPr>
          <w:trHeight w:val="103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9F8D6A5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5A4F74C5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000000"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353F9B15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{{summary_data_base.scope3.cat6.co2}}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42D5596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{{summary_data_base.scope3.cat6.ch4}}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3A3936FB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{{summary_data_base.scope3.cat6.n2o}}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3FFF0CB5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base.scope3.cat6.hfcs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36974735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base.scope3.cat6.pfcs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49392B8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{{summary_data_base.scope3.cat6.sf6}}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0C708E37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{{summary_data_base.scope3.cat6.nf3}}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550C80A3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base.scope3.cat6.total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</w:tr>
      <w:tr w:rsidR="006939C8" w:rsidRPr="006939C8" w14:paraId="600269A4" w14:textId="77777777" w:rsidTr="006939C8">
        <w:trPr>
          <w:trHeight w:val="315"/>
        </w:trPr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02EFA4B1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范围三类别7</w:t>
            </w:r>
          </w:p>
        </w:tc>
        <w:tc>
          <w:tcPr>
            <w:tcW w:w="0" w:type="auto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6600"/>
            <w:vAlign w:val="center"/>
            <w:hideMark/>
          </w:tcPr>
          <w:p w14:paraId="3E8DC66F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员工通勤产生的排放</w:t>
            </w:r>
          </w:p>
        </w:tc>
      </w:tr>
      <w:tr w:rsidR="006939C8" w:rsidRPr="006939C8" w14:paraId="6CCB6D15" w14:textId="77777777" w:rsidTr="006939C8">
        <w:trPr>
          <w:trHeight w:val="31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79B96D6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06F67CEB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3922E96F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0B622BA8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503187D3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1734818C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545A8DCF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30FF0FA6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440817CA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05857AFA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6939C8" w:rsidRPr="006939C8" w14:paraId="505A3F7B" w14:textId="77777777" w:rsidTr="006939C8">
        <w:trPr>
          <w:trHeight w:val="103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24BB89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433B48D1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000000"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54654FCB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{{summary_data_base.scope3.cat7.co2}}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4DB2FEBB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{{summary_data_base.scope3.cat7.ch4}}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6E3198F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{{summary_data_base.scope3.cat7.n2o}}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315863AF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base.scope3.cat7.hfcs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26F4F729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base.scope3.cat7.pfcs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1EBA976B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{{summary_data_base.scope3.cat7.sf6}}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774FAE32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{{summary_data_base.scope3.cat7.nf3}}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46DABB8F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base.scope3.cat7.total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</w:tr>
      <w:tr w:rsidR="006939C8" w:rsidRPr="006939C8" w14:paraId="01D07512" w14:textId="77777777" w:rsidTr="006939C8">
        <w:trPr>
          <w:trHeight w:val="315"/>
        </w:trPr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3142260E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范围三类别8</w:t>
            </w:r>
          </w:p>
        </w:tc>
        <w:tc>
          <w:tcPr>
            <w:tcW w:w="0" w:type="auto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6600"/>
            <w:vAlign w:val="center"/>
            <w:hideMark/>
          </w:tcPr>
          <w:p w14:paraId="51BAAECB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上游租赁资产产生的排放</w:t>
            </w:r>
          </w:p>
        </w:tc>
      </w:tr>
      <w:tr w:rsidR="006939C8" w:rsidRPr="006939C8" w14:paraId="0E76A35D" w14:textId="77777777" w:rsidTr="006939C8">
        <w:trPr>
          <w:trHeight w:val="31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527E66B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56BF5729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057FAAE5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0DCBD55B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5FC4C672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1AFDDAB5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17BC1CAF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26A531A1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2A6DAEFA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4CDE7D38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6939C8" w:rsidRPr="006939C8" w14:paraId="6EEA0F7B" w14:textId="77777777" w:rsidTr="006939C8">
        <w:trPr>
          <w:trHeight w:val="103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65EE57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79756B59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000000"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28A43D54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{{summary_data_base.scope3.cat8.co2}}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3FD18D11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{{summary_data_base.scope3.cat8.ch4}}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51D9EF0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{{summary_data_base.scope3.cat8.n2o}}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3C674E41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base.scope3.cat8.hfcs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231F11F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base.scope3.cat8.pfcs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30FC267A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{{summary_data_base.scope3.cat8.sf6}}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545CE598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{{summary_data_base.scope3.cat8.nf3}}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0AE0D8CE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base.scope3.cat8.total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</w:tr>
      <w:tr w:rsidR="006939C8" w:rsidRPr="006939C8" w14:paraId="7C526D05" w14:textId="77777777" w:rsidTr="006939C8">
        <w:trPr>
          <w:trHeight w:val="315"/>
        </w:trPr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2460C7D0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范围三类别9</w:t>
            </w:r>
          </w:p>
        </w:tc>
        <w:tc>
          <w:tcPr>
            <w:tcW w:w="0" w:type="auto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6600"/>
            <w:vAlign w:val="center"/>
            <w:hideMark/>
          </w:tcPr>
          <w:p w14:paraId="2FDE4038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下游运输配送产生的排放</w:t>
            </w:r>
          </w:p>
        </w:tc>
      </w:tr>
      <w:tr w:rsidR="006939C8" w:rsidRPr="006939C8" w14:paraId="60DB53CE" w14:textId="77777777" w:rsidTr="006939C8">
        <w:trPr>
          <w:trHeight w:val="31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2D605E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44D699E4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77DA8BF4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163809ED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7EE18D5B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2DF8C81B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3C218AF3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6DDC6FA1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3CB36E25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4A95689E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6939C8" w:rsidRPr="006939C8" w14:paraId="1B9CEEBA" w14:textId="77777777" w:rsidTr="006939C8">
        <w:trPr>
          <w:trHeight w:val="103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92B00F1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1D00819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000000"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04D38C2A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{{summary_data_base.scope3.cat9.co2}}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42B4DC02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{{summary_data_base.scope3.cat9.ch4}}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2F690DC6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{{summary_data_base.scope3.cat9.n2o}}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C421E9F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base.scope3.cat9.hfcs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3F9DB4B8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base.scope3.cat9.pfcs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202AD388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{{summary_data_base.scope3.cat9.sf6}}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2601D655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{{summary_data_base.scope3.cat9.nf3}}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2F88511F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base.scope3.cat9.total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</w:tr>
      <w:tr w:rsidR="006939C8" w:rsidRPr="006939C8" w14:paraId="3D8F1F35" w14:textId="77777777" w:rsidTr="006939C8">
        <w:trPr>
          <w:trHeight w:val="315"/>
        </w:trPr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6E7F0E97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范围三类别</w:t>
            </w: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lastRenderedPageBreak/>
              <w:t>10</w:t>
            </w:r>
          </w:p>
        </w:tc>
        <w:tc>
          <w:tcPr>
            <w:tcW w:w="0" w:type="auto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6600"/>
            <w:vAlign w:val="center"/>
            <w:hideMark/>
          </w:tcPr>
          <w:p w14:paraId="1B5F9977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lastRenderedPageBreak/>
              <w:t>外销产品加工产生的排放</w:t>
            </w:r>
          </w:p>
        </w:tc>
      </w:tr>
      <w:tr w:rsidR="006939C8" w:rsidRPr="006939C8" w14:paraId="19AC97DC" w14:textId="77777777" w:rsidTr="006939C8">
        <w:trPr>
          <w:trHeight w:val="31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6ACF7D7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24ACC6CD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13537C32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04D035DA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42AE9BB3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3F980203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4591FAB7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0C4C1F37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5F564790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0C043D33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6939C8" w:rsidRPr="006939C8" w14:paraId="29F3530F" w14:textId="77777777" w:rsidTr="006939C8">
        <w:trPr>
          <w:trHeight w:val="103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D4A8D98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0026BC51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000000"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9131676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{{summary_data_base.scope3.cat10.co2}}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1C519F10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{{summary_data_base.scope3.cat10.ch4}}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024FE3C9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{{summary_data_base.scope3.cat10.n2o}}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4DE2479F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base.scope3.cat10.hfcs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7CE2820A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base.scope3.cat10.pfcs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18A3C454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{{summary_data_base.scope3.cat10.sf6}}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5DAF8662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{{summary_data_base.scope3.cat10.nf3}}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31C33C76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base.scope3.cat10.total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</w:tr>
      <w:tr w:rsidR="006939C8" w:rsidRPr="006939C8" w14:paraId="46BB66C0" w14:textId="77777777" w:rsidTr="006939C8">
        <w:trPr>
          <w:trHeight w:val="315"/>
        </w:trPr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76C63845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范围三类别11</w:t>
            </w:r>
          </w:p>
        </w:tc>
        <w:tc>
          <w:tcPr>
            <w:tcW w:w="0" w:type="auto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6600"/>
            <w:vAlign w:val="center"/>
            <w:hideMark/>
          </w:tcPr>
          <w:p w14:paraId="2D699665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外销产品使用产生的排放</w:t>
            </w:r>
          </w:p>
        </w:tc>
      </w:tr>
      <w:tr w:rsidR="006939C8" w:rsidRPr="006939C8" w14:paraId="478641AE" w14:textId="77777777" w:rsidTr="006939C8">
        <w:trPr>
          <w:trHeight w:val="31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E61A739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2358F686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26F62ABA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4CD1F650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2DE3459D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02F256C1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25F6DEDD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0AD09956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7F972293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6416534B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6939C8" w:rsidRPr="006939C8" w14:paraId="3C8824EB" w14:textId="77777777" w:rsidTr="006939C8">
        <w:trPr>
          <w:trHeight w:val="103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4929D76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07AF64E7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000000"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EBEABC3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{{summary_data_base.scope3.cat11.co2}}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23D03A5F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{{summary_data_base.scope3.cat11.ch4}}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065C22F6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{{summary_data_base.scope3.cat11.n2o}}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17B5DFAE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base.scope3.cat11.hfcs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3752E569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base.scope3.cat11.pfcs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0237C6C3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{{summary_data_base.scope3.cat11.sf6}}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30D0E39C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{{summary_data_base.scope3.cat11.nf3}}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58B89710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base.scope3.cat11.total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</w:tr>
      <w:tr w:rsidR="006939C8" w:rsidRPr="006939C8" w14:paraId="692424A3" w14:textId="77777777" w:rsidTr="006939C8">
        <w:trPr>
          <w:trHeight w:val="315"/>
        </w:trPr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4DFD189F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范围三类别12</w:t>
            </w:r>
          </w:p>
        </w:tc>
        <w:tc>
          <w:tcPr>
            <w:tcW w:w="0" w:type="auto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6600"/>
            <w:vAlign w:val="center"/>
            <w:hideMark/>
          </w:tcPr>
          <w:p w14:paraId="01A67005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外</w:t>
            </w:r>
            <w:proofErr w:type="gramStart"/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售产品</w:t>
            </w:r>
            <w:proofErr w:type="gramEnd"/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报废产生的排放</w:t>
            </w:r>
          </w:p>
        </w:tc>
      </w:tr>
      <w:tr w:rsidR="006939C8" w:rsidRPr="006939C8" w14:paraId="3EC4FDDB" w14:textId="77777777" w:rsidTr="006939C8">
        <w:trPr>
          <w:trHeight w:val="31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A9E8398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1E2B1F42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775AF3ED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774CB9D7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558258ED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049A64A0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32131083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206D48E2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1B91D108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440CEBF5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6939C8" w:rsidRPr="006939C8" w14:paraId="0E167C1B" w14:textId="77777777" w:rsidTr="006939C8">
        <w:trPr>
          <w:trHeight w:val="103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64B8AF5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3B1EAF06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000000"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232D40BD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{{summary_data_base.scope3.cat12.co2}}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1A19580C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{{summary_data_base.scope3.cat12.ch4}}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59537F7A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{{summary_data_base.scope3.cat12.n2o}}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734E5138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base.scope3.cat12.hfcs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1E8ED2BF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base.scope3.cat12.pfcs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837B789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{{summary_data_base.scope3.cat12.sf6}}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3C88EDEB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{{summary_data_base.scope3.cat12.nf3}}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C1C2078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base.scope3.cat12.total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</w:tr>
      <w:tr w:rsidR="006939C8" w:rsidRPr="006939C8" w14:paraId="4C6120D0" w14:textId="77777777" w:rsidTr="006939C8">
        <w:trPr>
          <w:trHeight w:val="315"/>
        </w:trPr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0FA3C97D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范围三类别13</w:t>
            </w:r>
          </w:p>
        </w:tc>
        <w:tc>
          <w:tcPr>
            <w:tcW w:w="0" w:type="auto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6600"/>
            <w:vAlign w:val="center"/>
            <w:hideMark/>
          </w:tcPr>
          <w:p w14:paraId="1975844C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下游租赁资产产生的排放</w:t>
            </w:r>
          </w:p>
        </w:tc>
      </w:tr>
      <w:tr w:rsidR="006939C8" w:rsidRPr="006939C8" w14:paraId="5F9104C7" w14:textId="77777777" w:rsidTr="006939C8">
        <w:trPr>
          <w:trHeight w:val="31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34B729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12637371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0C507DD6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06F82EAC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7A232B3D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323EAA30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2913C3FD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76527E80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55CBDA2D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087DDCEC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6939C8" w:rsidRPr="006939C8" w14:paraId="0BFF9F7B" w14:textId="77777777" w:rsidTr="006939C8">
        <w:trPr>
          <w:trHeight w:val="103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971253A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4AE013A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000000"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02720223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{{summary_data_base.scope3.cat13.co2}}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AC8BA0D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{{summary_data_base.scope3.cat13.ch4}}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31966D8D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{{summary_data_base.scope3.cat13.n2o}}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72F5891F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base.scope3.cat13.hfcs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509A4E5D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base.scope3.cat13.pfcs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4ABD3966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{{summary_data_base.scope3.cat13.sf6}}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584FE24F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{{summary_data_base.scope3.cat13.nf3}}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0BA9CBE4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base.scope3.cat13.total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</w:tr>
      <w:tr w:rsidR="006939C8" w:rsidRPr="006939C8" w14:paraId="73FF5400" w14:textId="77777777" w:rsidTr="006939C8">
        <w:trPr>
          <w:trHeight w:val="315"/>
        </w:trPr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6895E741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范围三类别14</w:t>
            </w:r>
          </w:p>
        </w:tc>
        <w:tc>
          <w:tcPr>
            <w:tcW w:w="0" w:type="auto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6600"/>
            <w:vAlign w:val="center"/>
            <w:hideMark/>
          </w:tcPr>
          <w:p w14:paraId="59D5A3F2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特许经营产生的排放</w:t>
            </w:r>
          </w:p>
        </w:tc>
      </w:tr>
      <w:tr w:rsidR="006939C8" w:rsidRPr="006939C8" w14:paraId="7B83497A" w14:textId="77777777" w:rsidTr="006939C8">
        <w:trPr>
          <w:trHeight w:val="31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468315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1D1F7281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5A788957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5D39BD93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0B2A8A9F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7A149D8C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03ECEF03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3399EFFA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339811E7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6BF39AB7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6939C8" w:rsidRPr="006939C8" w14:paraId="42CFC1AA" w14:textId="77777777" w:rsidTr="006939C8">
        <w:trPr>
          <w:trHeight w:val="103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6A6B5D8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749B084A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000000"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7A9A0394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{{summary_data_base.scope3.cat14.co2}}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018838FC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{{summary_data_base.scope3.cat14.ch4}}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1FEC488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{{summary_data_base.scope3.cat14.n2o}}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05C67CF6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base.scope3.cat14.hfcs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2AB4A95C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base.scope3.cat14.pfcs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FD1E68A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{{summary_data_base.scope3.cat14.sf6}}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2863E35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{{summary_data_base.scope3.cat14.nf3}}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530D5DAE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base.scope3.cat14.total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</w:tr>
      <w:tr w:rsidR="006939C8" w:rsidRPr="006939C8" w14:paraId="12618149" w14:textId="77777777" w:rsidTr="006939C8">
        <w:trPr>
          <w:trHeight w:val="315"/>
        </w:trPr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37456E5A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范围三类别</w:t>
            </w: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lastRenderedPageBreak/>
              <w:t>15</w:t>
            </w:r>
          </w:p>
        </w:tc>
        <w:tc>
          <w:tcPr>
            <w:tcW w:w="0" w:type="auto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6600"/>
            <w:vAlign w:val="center"/>
            <w:hideMark/>
          </w:tcPr>
          <w:p w14:paraId="7DA73321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lastRenderedPageBreak/>
              <w:t>投资产生的排放</w:t>
            </w:r>
          </w:p>
        </w:tc>
      </w:tr>
      <w:tr w:rsidR="006939C8" w:rsidRPr="006939C8" w14:paraId="3321D49D" w14:textId="77777777" w:rsidTr="006939C8">
        <w:trPr>
          <w:trHeight w:val="31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1A99095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211C6D69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5A9E2158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7F7222C1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58AC34A2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616C01B1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0789D126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4D295D38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46EA12F2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1CE5B372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6939C8" w:rsidRPr="006939C8" w14:paraId="07DF2E2B" w14:textId="77777777" w:rsidTr="006939C8">
        <w:trPr>
          <w:trHeight w:val="103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3E6475A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244C2A01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000000"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18F427D5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{{summary_data_base.scope3.cat15.co2}}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9A8C415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{{summary_data_base.scope3.cat15.ch4}}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0A775231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{{summary_data_base.scope3.cat15.n2o}}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1E98DF3F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base.scope3.cat15.hfcs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9B92543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base.scope3.cat15.pfcs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7ED77013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{{summary_data_base.scope3.cat15.sf6}}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29F388F5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{{summary_data_base.scope3.cat15.nf3}}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7ED9E2CF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base.scope3.cat15.total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</w:tr>
      <w:tr w:rsidR="006939C8" w:rsidRPr="006939C8" w14:paraId="163765E4" w14:textId="77777777" w:rsidTr="006939C8">
        <w:trPr>
          <w:trHeight w:val="315"/>
        </w:trPr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17FACA9E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合计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0B3BBC36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0DB0088F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35451E7B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37AF27EE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559BA7BB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4F7E9BB5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47284260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6E872B9F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52A16F4B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6939C8" w:rsidRPr="006939C8" w14:paraId="0689D1BB" w14:textId="77777777" w:rsidTr="006939C8">
        <w:trPr>
          <w:trHeight w:val="78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64CA6E7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25ABEC46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000000"/>
                <w:szCs w:val="20"/>
                <w:lang w:val="en-US" w:eastAsia="zh-CN"/>
              </w:rPr>
              <w:t>范围</w:t>
            </w:r>
            <w:proofErr w:type="gramStart"/>
            <w:r w:rsidRPr="006939C8">
              <w:rPr>
                <w:rFonts w:ascii="宋体" w:eastAsia="宋体" w:hAnsi="宋体" w:cs="宋体"/>
                <w:b/>
                <w:bCs/>
                <w:color w:val="000000"/>
                <w:szCs w:val="20"/>
                <w:lang w:val="en-US" w:eastAsia="zh-CN"/>
              </w:rPr>
              <w:t>一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4F93F2AD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{{summary_data_base.scope1.co2}}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79D1A7FE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{{summary_data_base.scope1.ch4}}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7B26B09C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{{summary_data_base.scope1.n2o}}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16523BE6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base.scope1.hfcs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BD09755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base.scope1.pfcs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3C4A7B3C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{{summary_data_base.scope1.sf6}}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1066813F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{{summary_data_base.scope1.nf3}}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4778F633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base.scope1.total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</w:tr>
      <w:tr w:rsidR="006939C8" w:rsidRPr="006939C8" w14:paraId="551B61F6" w14:textId="77777777" w:rsidTr="006939C8">
        <w:trPr>
          <w:trHeight w:val="52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03FA62F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54D73C34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000000"/>
                <w:szCs w:val="20"/>
                <w:lang w:val="en-US" w:eastAsia="zh-CN"/>
              </w:rPr>
              <w:t>范围二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02D7CB7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{{summary_data_base.scope2.mar.co2}}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4C1672EA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{{summary_data_base.scope2.mar.ch4}}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14434D35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{{summary_data_base.scope2.mar.n2o}}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74F5A7B1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{{summary_data_base.scope2.mar.hfcs}}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0F2F2F69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{{summary_data_base.scope2.mar.pfcs}}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203A773C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{{summary_data_base.scope2.mar.sf6}}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7DFCF316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{{summary_data_base.scope2.mar.nf3}}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C069F55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{{summary_data_base.scope2.mar.total}}</w:t>
            </w:r>
          </w:p>
        </w:tc>
      </w:tr>
      <w:tr w:rsidR="006939C8" w:rsidRPr="006939C8" w14:paraId="5ED3BCD9" w14:textId="77777777" w:rsidTr="006939C8">
        <w:trPr>
          <w:trHeight w:val="49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689EB5E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44173630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000000"/>
                <w:szCs w:val="20"/>
                <w:lang w:val="en-US" w:eastAsia="zh-CN"/>
              </w:rPr>
              <w:t>（基于位置）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9869C63" w14:textId="77777777" w:rsidR="006939C8" w:rsidRPr="006939C8" w:rsidRDefault="006939C8" w:rsidP="006939C8">
            <w:pPr>
              <w:spacing w:before="0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C2A70B5" w14:textId="77777777" w:rsidR="006939C8" w:rsidRPr="006939C8" w:rsidRDefault="006939C8" w:rsidP="006939C8">
            <w:pPr>
              <w:spacing w:before="0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332BB6E" w14:textId="77777777" w:rsidR="006939C8" w:rsidRPr="006939C8" w:rsidRDefault="006939C8" w:rsidP="006939C8">
            <w:pPr>
              <w:spacing w:before="0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C4D1F1D" w14:textId="77777777" w:rsidR="006939C8" w:rsidRPr="006939C8" w:rsidRDefault="006939C8" w:rsidP="006939C8">
            <w:pPr>
              <w:spacing w:before="0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AF5F32" w14:textId="77777777" w:rsidR="006939C8" w:rsidRPr="006939C8" w:rsidRDefault="006939C8" w:rsidP="006939C8">
            <w:pPr>
              <w:spacing w:before="0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3E3DBD4" w14:textId="77777777" w:rsidR="006939C8" w:rsidRPr="006939C8" w:rsidRDefault="006939C8" w:rsidP="006939C8">
            <w:pPr>
              <w:spacing w:before="0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775259E" w14:textId="77777777" w:rsidR="006939C8" w:rsidRPr="006939C8" w:rsidRDefault="006939C8" w:rsidP="006939C8">
            <w:pPr>
              <w:spacing w:before="0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430CA76" w14:textId="77777777" w:rsidR="006939C8" w:rsidRPr="006939C8" w:rsidRDefault="006939C8" w:rsidP="006939C8">
            <w:pPr>
              <w:spacing w:before="0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</w:p>
        </w:tc>
      </w:tr>
      <w:tr w:rsidR="006939C8" w:rsidRPr="006939C8" w14:paraId="16663E17" w14:textId="77777777" w:rsidTr="006939C8">
        <w:trPr>
          <w:trHeight w:val="78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C00C292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443550E7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000000"/>
                <w:szCs w:val="20"/>
                <w:lang w:val="en-US" w:eastAsia="zh-CN"/>
              </w:rPr>
              <w:t>范围三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4C6D7D1E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{{summary_data_base.scope3.co2}}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1F65C184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{{summary_data_base.scope3.ch4}}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1DBDA1B9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{{summary_data_base.scope3.n2o}}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0EF1F59A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base.scope3.hfcs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7367BBAE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base.scope3.pfcs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D97FEE4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{{summary_data_base.scope3.sf6}}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7B1A5441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{{summary_data_base.scope3.nf3}}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3C1F4351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base.scope3.total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</w:tr>
      <w:tr w:rsidR="006939C8" w:rsidRPr="006939C8" w14:paraId="13A3FE18" w14:textId="77777777" w:rsidTr="006939C8">
        <w:trPr>
          <w:trHeight w:val="103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B68ACA7" w14:textId="77777777" w:rsidR="006939C8" w:rsidRPr="006939C8" w:rsidRDefault="006939C8" w:rsidP="006939C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29B47AA1" w14:textId="77777777" w:rsidR="006939C8" w:rsidRPr="006939C8" w:rsidRDefault="006939C8" w:rsidP="006939C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ascii="宋体" w:eastAsia="宋体" w:hAnsi="宋体" w:cs="宋体"/>
                <w:b/>
                <w:bCs/>
                <w:color w:val="000000"/>
                <w:szCs w:val="20"/>
                <w:lang w:val="en-US" w:eastAsia="zh-CN"/>
              </w:rPr>
              <w:t>总计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0BD144FD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{{summary_data_base.total_mkt.co2}}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765050DC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{{summary_data_base.total_mkt.ch4}}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023AF58C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{{summary_data_base.total_mkt.n2o}}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2AEAA572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</w:t>
            </w:r>
            <w:proofErr w:type="spell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base.total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mkt.hfcs</w:t>
            </w:r>
            <w:proofErr w:type="spellEnd"/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06D9D8FE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</w:t>
            </w:r>
            <w:proofErr w:type="spell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base.total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mkt.pfcs</w:t>
            </w:r>
            <w:proofErr w:type="spellEnd"/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E6632D5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{{summary_data_base.total_mkt.sf6}}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1B8F5CF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{{summary_data_base.total_mkt.nf3}}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0FBAFDB7" w14:textId="77777777" w:rsidR="006939C8" w:rsidRPr="006939C8" w:rsidRDefault="006939C8" w:rsidP="006939C8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{{</w:t>
            </w:r>
            <w:proofErr w:type="spell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summary_data_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base.total</w:t>
            </w:r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_</w:t>
            </w:r>
            <w:proofErr w:type="gramStart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mkt.total</w:t>
            </w:r>
            <w:proofErr w:type="spellEnd"/>
            <w:proofErr w:type="gramEnd"/>
            <w:r w:rsidRPr="006939C8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</w:tr>
    </w:tbl>
    <w:p w14:paraId="5C2161E2" w14:textId="77777777" w:rsidR="007E7D77" w:rsidRPr="006939C8" w:rsidRDefault="007E7D77" w:rsidP="007E7D77">
      <w:pPr>
        <w:spacing w:before="0" w:line="360" w:lineRule="auto"/>
        <w:ind w:right="1200"/>
        <w:rPr>
          <w:rFonts w:eastAsia="宋体" w:cs="Arial"/>
          <w:iCs/>
          <w:sz w:val="24"/>
          <w:lang w:eastAsia="zh-CN"/>
        </w:rPr>
      </w:pPr>
    </w:p>
    <w:p w14:paraId="07B4F28C" w14:textId="77777777" w:rsidR="007E7D77" w:rsidRDefault="007E7D77" w:rsidP="007E7D77">
      <w:pPr>
        <w:pStyle w:val="Style2"/>
        <w:numPr>
          <w:ilvl w:val="2"/>
          <w:numId w:val="14"/>
        </w:numPr>
        <w:spacing w:line="360" w:lineRule="auto"/>
      </w:pPr>
      <w:bookmarkStart w:id="77" w:name="_Toc204099797"/>
      <w:r>
        <w:rPr>
          <w:rFonts w:hint="eastAsia"/>
          <w:lang w:val="en-US"/>
        </w:rPr>
        <w:t>各排放源明细（基于位置）</w:t>
      </w:r>
      <w:bookmarkEnd w:id="77"/>
    </w:p>
    <w:tbl>
      <w:tblPr>
        <w:tblW w:w="4998" w:type="pct"/>
        <w:tblLayout w:type="fixed"/>
        <w:tblLook w:val="04A0" w:firstRow="1" w:lastRow="0" w:firstColumn="1" w:lastColumn="0" w:noHBand="0" w:noVBand="1"/>
      </w:tblPr>
      <w:tblGrid>
        <w:gridCol w:w="829"/>
        <w:gridCol w:w="2053"/>
        <w:gridCol w:w="1938"/>
        <w:gridCol w:w="1350"/>
        <w:gridCol w:w="1739"/>
        <w:gridCol w:w="828"/>
        <w:gridCol w:w="321"/>
      </w:tblGrid>
      <w:tr w:rsidR="007E7D77" w14:paraId="5E1FBED6" w14:textId="77777777" w:rsidTr="007E7D77">
        <w:trPr>
          <w:gridAfter w:val="1"/>
          <w:wAfter w:w="177" w:type="pct"/>
          <w:trHeight w:val="330"/>
        </w:trPr>
        <w:tc>
          <w:tcPr>
            <w:tcW w:w="45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43C9975C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编号</w:t>
            </w:r>
          </w:p>
        </w:tc>
        <w:tc>
          <w:tcPr>
            <w:tcW w:w="113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27C08E99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>
              <w:rPr>
                <w:rFonts w:eastAsia="PMingLiU" w:cs="Arial"/>
                <w:b/>
                <w:bCs/>
                <w:szCs w:val="20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排放类别</w:t>
            </w:r>
          </w:p>
        </w:tc>
        <w:tc>
          <w:tcPr>
            <w:tcW w:w="107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</w:tcPr>
          <w:p w14:paraId="212B45D2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排放源</w:t>
            </w:r>
          </w:p>
        </w:tc>
        <w:tc>
          <w:tcPr>
            <w:tcW w:w="74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</w:tcPr>
          <w:p w14:paraId="142252A6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报告边界</w:t>
            </w:r>
          </w:p>
        </w:tc>
        <w:tc>
          <w:tcPr>
            <w:tcW w:w="1417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03C9571E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活动数据</w:t>
            </w:r>
          </w:p>
        </w:tc>
      </w:tr>
      <w:tr w:rsidR="007E7D77" w14:paraId="058FC99A" w14:textId="77777777" w:rsidTr="007E7D77">
        <w:trPr>
          <w:trHeight w:val="315"/>
        </w:trPr>
        <w:tc>
          <w:tcPr>
            <w:tcW w:w="4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906A4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13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06E76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07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A7724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7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97B7E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41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35B53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F637517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</w:tr>
      <w:tr w:rsidR="007E7D77" w14:paraId="5DFA2D8E" w14:textId="77777777" w:rsidTr="00E115D8">
        <w:trPr>
          <w:trHeight w:val="315"/>
        </w:trPr>
        <w:tc>
          <w:tcPr>
            <w:tcW w:w="4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5CF0A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13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4B861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07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243EC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7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470AE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234382AD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数值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6FF8FAEA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计量单位</w:t>
            </w:r>
          </w:p>
        </w:tc>
        <w:tc>
          <w:tcPr>
            <w:tcW w:w="177" w:type="pct"/>
            <w:vAlign w:val="center"/>
          </w:tcPr>
          <w:p w14:paraId="3DBEDB91" w14:textId="77777777" w:rsidR="007E7D77" w:rsidRDefault="007E7D77" w:rsidP="00E115D8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2BD6C35A" w14:textId="77777777" w:rsidTr="007E7D77">
        <w:trPr>
          <w:trHeight w:val="31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1B27F4B" w14:textId="41DF264D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{%tr for item in </w:t>
            </w:r>
            <w:proofErr w:type="spellStart"/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>act_summary_loc</w:t>
            </w:r>
            <w:proofErr w:type="spellEnd"/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7CA50DE" w14:textId="5E00BFF3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8D0859" w14:textId="4D29F74A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88624EA" w14:textId="527427DC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42CBAC" w14:textId="5782DD6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68C54D6" w14:textId="7BCBE0FA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77" w:type="pct"/>
            <w:vAlign w:val="center"/>
          </w:tcPr>
          <w:p w14:paraId="709F56E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>item.number</w:t>
            </w:r>
            <w:proofErr w:type="spellEnd"/>
            <w:proofErr w:type="gramEnd"/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>}}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>item.emission</w:t>
            </w:r>
            <w:proofErr w:type="gramEnd"/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>_source_type_loc</w:t>
            </w:r>
            <w:proofErr w:type="spellEnd"/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>}}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>item.emission</w:t>
            </w:r>
            <w:proofErr w:type="gramEnd"/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>_source_loc</w:t>
            </w:r>
            <w:proofErr w:type="spellEnd"/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{{item. </w:t>
            </w:r>
            <w:proofErr w:type="spellStart"/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>report_boundary_loc</w:t>
            </w:r>
            <w:proofErr w:type="spellEnd"/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>}}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>{{</w:t>
            </w:r>
            <w:proofErr w:type="spellStart"/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>item.act_summary_loc</w:t>
            </w:r>
            <w:proofErr w:type="spellEnd"/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>}}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>{{</w:t>
            </w:r>
            <w:proofErr w:type="spellStart"/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>item.act_summary_loc_unit</w:t>
            </w:r>
            <w:proofErr w:type="spellEnd"/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>}}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6E833CEC" w14:textId="77777777" w:rsidTr="007E7D77">
        <w:trPr>
          <w:trHeight w:val="31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FCA00BA" w14:textId="66E4206E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lastRenderedPageBreak/>
              <w:t xml:space="preserve">{%tr </w:t>
            </w:r>
            <w:proofErr w:type="spellStart"/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>endfor</w:t>
            </w:r>
            <w:proofErr w:type="spellEnd"/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38ABDFA" w14:textId="224977D7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A71AED" w14:textId="0915BEE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C0E0A6" w14:textId="1E3C4452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F76FF05" w14:textId="17331869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3223DEF" w14:textId="69A9190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77" w:type="pct"/>
            <w:vAlign w:val="center"/>
          </w:tcPr>
          <w:p w14:paraId="53AEA881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</w:tbl>
    <w:p w14:paraId="1FD4FC89" w14:textId="77777777" w:rsidR="007E7D77" w:rsidRDefault="007E7D77" w:rsidP="007E7D77">
      <w:pPr>
        <w:spacing w:before="0" w:line="360" w:lineRule="auto"/>
        <w:rPr>
          <w:rFonts w:eastAsia="宋体" w:cs="Arial"/>
          <w:iCs/>
          <w:sz w:val="24"/>
          <w:lang w:eastAsia="zh-CN"/>
        </w:rPr>
      </w:pPr>
    </w:p>
    <w:p w14:paraId="48E8C6A5" w14:textId="77777777" w:rsidR="007E7D77" w:rsidRDefault="007E7D77" w:rsidP="007E7D77">
      <w:pPr>
        <w:pStyle w:val="Style2"/>
        <w:numPr>
          <w:ilvl w:val="2"/>
          <w:numId w:val="14"/>
        </w:numPr>
        <w:spacing w:line="360" w:lineRule="auto"/>
      </w:pPr>
      <w:bookmarkStart w:id="78" w:name="_Toc204099798"/>
      <w:r>
        <w:rPr>
          <w:rFonts w:hint="eastAsia"/>
          <w:lang w:val="en-US"/>
        </w:rPr>
        <w:t>各排放源明细（基于市场）</w:t>
      </w:r>
      <w:bookmarkEnd w:id="78"/>
    </w:p>
    <w:tbl>
      <w:tblPr>
        <w:tblW w:w="4998" w:type="pct"/>
        <w:tblLayout w:type="fixed"/>
        <w:tblLook w:val="04A0" w:firstRow="1" w:lastRow="0" w:firstColumn="1" w:lastColumn="0" w:noHBand="0" w:noVBand="1"/>
      </w:tblPr>
      <w:tblGrid>
        <w:gridCol w:w="829"/>
        <w:gridCol w:w="2053"/>
        <w:gridCol w:w="1938"/>
        <w:gridCol w:w="1350"/>
        <w:gridCol w:w="1739"/>
        <w:gridCol w:w="828"/>
        <w:gridCol w:w="321"/>
      </w:tblGrid>
      <w:tr w:rsidR="007E7D77" w14:paraId="4B86AC29" w14:textId="77777777" w:rsidTr="007E7D77">
        <w:trPr>
          <w:gridAfter w:val="1"/>
          <w:wAfter w:w="177" w:type="pct"/>
          <w:trHeight w:val="330"/>
        </w:trPr>
        <w:tc>
          <w:tcPr>
            <w:tcW w:w="45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25198E98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编号</w:t>
            </w:r>
          </w:p>
        </w:tc>
        <w:tc>
          <w:tcPr>
            <w:tcW w:w="113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60803136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>
              <w:rPr>
                <w:rFonts w:eastAsia="PMingLiU" w:cs="Arial"/>
                <w:b/>
                <w:bCs/>
                <w:szCs w:val="20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排放类别</w:t>
            </w:r>
          </w:p>
        </w:tc>
        <w:tc>
          <w:tcPr>
            <w:tcW w:w="107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</w:tcPr>
          <w:p w14:paraId="30ECD636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排放源</w:t>
            </w:r>
          </w:p>
        </w:tc>
        <w:tc>
          <w:tcPr>
            <w:tcW w:w="74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</w:tcPr>
          <w:p w14:paraId="08E2972F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报告边界</w:t>
            </w:r>
          </w:p>
        </w:tc>
        <w:tc>
          <w:tcPr>
            <w:tcW w:w="1417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77CE9713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活动数据</w:t>
            </w:r>
          </w:p>
        </w:tc>
      </w:tr>
      <w:tr w:rsidR="007E7D77" w14:paraId="64A86EED" w14:textId="77777777" w:rsidTr="007E7D77">
        <w:trPr>
          <w:trHeight w:val="315"/>
        </w:trPr>
        <w:tc>
          <w:tcPr>
            <w:tcW w:w="4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78F45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13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FEC88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07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20C86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7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758D4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41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7A94A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26416A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</w:tr>
      <w:tr w:rsidR="007E7D77" w14:paraId="06C4730C" w14:textId="77777777" w:rsidTr="00E115D8">
        <w:trPr>
          <w:trHeight w:val="315"/>
        </w:trPr>
        <w:tc>
          <w:tcPr>
            <w:tcW w:w="4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457C2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13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78944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07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9BCBC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7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A59A1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755D4D73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数值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17713E6C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计量单位</w:t>
            </w:r>
          </w:p>
        </w:tc>
        <w:tc>
          <w:tcPr>
            <w:tcW w:w="177" w:type="pct"/>
            <w:vAlign w:val="center"/>
          </w:tcPr>
          <w:p w14:paraId="6E7482A2" w14:textId="77777777" w:rsidR="007E7D77" w:rsidRDefault="007E7D77" w:rsidP="00E115D8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4085E209" w14:textId="77777777" w:rsidTr="00BE6716">
        <w:trPr>
          <w:trHeight w:val="31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97E3FF1" w14:textId="23990DDF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{%tr for item in </w:t>
            </w:r>
            <w:proofErr w:type="spellStart"/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act_summary_mar</w:t>
            </w:r>
            <w:proofErr w:type="spellEnd"/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67DD50" w14:textId="41B5FC0D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A21AF5" w14:textId="7D9368F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F0FB20" w14:textId="1B2EE1AA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DED776" w14:textId="7093FC10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9FCA5BB" w14:textId="7839F2B0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77" w:type="pct"/>
            <w:vAlign w:val="center"/>
          </w:tcPr>
          <w:p w14:paraId="7C6EC4EE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item.number</w:t>
            </w:r>
            <w:proofErr w:type="spellEnd"/>
            <w:proofErr w:type="gramEnd"/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}}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item.emission</w:t>
            </w:r>
            <w:proofErr w:type="gramEnd"/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_source_type_mar</w:t>
            </w:r>
            <w:proofErr w:type="spellEnd"/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}}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{{</w:t>
            </w:r>
            <w:proofErr w:type="spellStart"/>
            <w:proofErr w:type="gramStart"/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item.emission</w:t>
            </w:r>
            <w:proofErr w:type="gramEnd"/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_source_mar</w:t>
            </w:r>
            <w:proofErr w:type="spellEnd"/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}}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{{item. </w:t>
            </w:r>
            <w:proofErr w:type="spellStart"/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report_boundary_mar</w:t>
            </w:r>
            <w:proofErr w:type="spellEnd"/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}}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{{</w:t>
            </w:r>
            <w:proofErr w:type="spellStart"/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item.act_summary_mar</w:t>
            </w:r>
            <w:proofErr w:type="spellEnd"/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}}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{{</w:t>
            </w:r>
            <w:proofErr w:type="spellStart"/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item.act_summary_mar_unit</w:t>
            </w:r>
            <w:proofErr w:type="spellEnd"/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}}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799438FE" w14:textId="77777777" w:rsidTr="00BE6716">
        <w:trPr>
          <w:trHeight w:val="31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F50FBC6" w14:textId="30621EF3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{%tr </w:t>
            </w:r>
            <w:proofErr w:type="spellStart"/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>endfor</w:t>
            </w:r>
            <w:proofErr w:type="spellEnd"/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 %}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0D7C135" w14:textId="3F4A2AF1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1BE5C5" w14:textId="1B5E31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4A9667" w14:textId="0790513B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D78AD1B" w14:textId="4688F06B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995CDC9" w14:textId="0E7C0441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77" w:type="pct"/>
            <w:vAlign w:val="center"/>
          </w:tcPr>
          <w:p w14:paraId="23045DEE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</w:tbl>
    <w:p w14:paraId="0728BE9C" w14:textId="77777777" w:rsidR="007E7D77" w:rsidRDefault="007E7D77" w:rsidP="007E7D77">
      <w:pPr>
        <w:spacing w:before="0" w:line="360" w:lineRule="auto"/>
        <w:rPr>
          <w:rFonts w:eastAsia="宋体" w:cs="Arial"/>
          <w:iCs/>
          <w:sz w:val="24"/>
          <w:lang w:eastAsia="zh-CN"/>
        </w:rPr>
      </w:pPr>
    </w:p>
    <w:p w14:paraId="41252623" w14:textId="77777777" w:rsidR="007E7D77" w:rsidRDefault="007E7D77" w:rsidP="007E7D77">
      <w:pPr>
        <w:pStyle w:val="Style2"/>
        <w:numPr>
          <w:ilvl w:val="0"/>
          <w:numId w:val="14"/>
        </w:numPr>
        <w:spacing w:line="360" w:lineRule="auto"/>
        <w:rPr>
          <w:b/>
          <w:bCs/>
          <w:sz w:val="28"/>
          <w:szCs w:val="28"/>
        </w:rPr>
      </w:pPr>
      <w:bookmarkStart w:id="79" w:name="_Toc198906626"/>
      <w:bookmarkStart w:id="80" w:name="_Toc204099799"/>
      <w:r>
        <w:rPr>
          <w:b/>
          <w:bCs/>
          <w:sz w:val="28"/>
          <w:szCs w:val="28"/>
        </w:rPr>
        <w:t>减排行动和绩效追踪</w:t>
      </w:r>
      <w:bookmarkStart w:id="81" w:name="_Toc6523328"/>
      <w:bookmarkStart w:id="82" w:name="_Toc6523831"/>
      <w:bookmarkStart w:id="83" w:name="_Toc6523485"/>
      <w:bookmarkEnd w:id="79"/>
      <w:bookmarkEnd w:id="80"/>
      <w:bookmarkEnd w:id="81"/>
      <w:bookmarkEnd w:id="82"/>
      <w:bookmarkEnd w:id="83"/>
    </w:p>
    <w:p w14:paraId="0CA05138" w14:textId="76011B26" w:rsidR="007E7D77" w:rsidRDefault="007E7D77" w:rsidP="007E7D77">
      <w:pPr>
        <w:spacing w:before="0" w:line="360" w:lineRule="auto"/>
        <w:ind w:firstLineChars="200" w:firstLine="480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本次盘查周期内，</w:t>
      </w:r>
      <w:r w:rsidR="008F625E" w:rsidRPr="008F625E">
        <w:rPr>
          <w:rFonts w:eastAsia="宋体" w:cs="Arial" w:hint="eastAsia"/>
          <w:iCs/>
          <w:sz w:val="24"/>
          <w:lang w:eastAsia="zh-CN"/>
        </w:rPr>
        <w:t>{{</w:t>
      </w:r>
      <w:proofErr w:type="spellStart"/>
      <w:r w:rsidR="008F625E" w:rsidRPr="008F625E">
        <w:rPr>
          <w:rFonts w:eastAsia="宋体" w:cs="Arial" w:hint="eastAsia"/>
          <w:iCs/>
          <w:sz w:val="24"/>
          <w:lang w:eastAsia="zh-CN"/>
        </w:rPr>
        <w:t>reporting_period</w:t>
      </w:r>
      <w:proofErr w:type="spellEnd"/>
      <w:r w:rsidR="008F625E" w:rsidRPr="008F625E">
        <w:rPr>
          <w:rFonts w:eastAsia="宋体" w:cs="Arial" w:hint="eastAsia"/>
          <w:iCs/>
          <w:sz w:val="24"/>
          <w:lang w:eastAsia="zh-CN"/>
        </w:rPr>
        <w:t>}}</w:t>
      </w:r>
      <w:r w:rsidR="00AC519B">
        <w:rPr>
          <w:rFonts w:eastAsia="宋体" w:cs="Arial" w:hint="eastAsia"/>
          <w:iCs/>
          <w:sz w:val="24"/>
          <w:lang w:eastAsia="zh-CN"/>
        </w:rPr>
        <w:t>{{</w:t>
      </w:r>
      <w:proofErr w:type="spellStart"/>
      <w:r w:rsidR="00AC519B">
        <w:rPr>
          <w:rFonts w:eastAsia="宋体" w:cs="Arial" w:hint="eastAsia"/>
          <w:iCs/>
          <w:sz w:val="24"/>
          <w:lang w:eastAsia="zh-CN"/>
        </w:rPr>
        <w:t>company_name</w:t>
      </w:r>
      <w:proofErr w:type="spellEnd"/>
      <w:r w:rsidR="00AC519B">
        <w:rPr>
          <w:rFonts w:eastAsia="宋体" w:cs="Arial" w:hint="eastAsia"/>
          <w:iCs/>
          <w:sz w:val="24"/>
          <w:lang w:eastAsia="zh-CN"/>
        </w:rPr>
        <w:t>}}</w:t>
      </w:r>
      <w:r>
        <w:rPr>
          <w:rFonts w:eastAsia="宋体" w:cs="Arial"/>
          <w:iCs/>
          <w:sz w:val="24"/>
          <w:lang w:eastAsia="zh-CN"/>
        </w:rPr>
        <w:t>实施了部分减排行动：</w:t>
      </w:r>
    </w:p>
    <w:p w14:paraId="7D588EC8" w14:textId="63FC7C80" w:rsidR="007E7D77" w:rsidRDefault="007E7D77" w:rsidP="007E7D77">
      <w:pPr>
        <w:pStyle w:val="a3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 xml:space="preserve"> </w:t>
      </w:r>
      <w:r w:rsidR="008F625E" w:rsidRPr="00BC1B40">
        <w:rPr>
          <w:rFonts w:hint="eastAsia"/>
          <w:lang w:eastAsia="zh-CN"/>
        </w:rPr>
        <w:t>{{</w:t>
      </w:r>
      <w:proofErr w:type="spellStart"/>
      <w:r w:rsidR="008F625E" w:rsidRPr="00BC1B40">
        <w:rPr>
          <w:rFonts w:hint="eastAsia"/>
          <w:lang w:eastAsia="zh-CN"/>
        </w:rPr>
        <w:t>report_</w:t>
      </w:r>
      <w:r w:rsidR="00BC1B40" w:rsidRPr="00BC1B40">
        <w:rPr>
          <w:rFonts w:hint="eastAsia"/>
          <w:lang w:eastAsia="zh-CN"/>
        </w:rPr>
        <w:t>year</w:t>
      </w:r>
      <w:proofErr w:type="spellEnd"/>
      <w:r w:rsidR="008F625E" w:rsidRPr="00BC1B40">
        <w:rPr>
          <w:rFonts w:hint="eastAsia"/>
          <w:lang w:eastAsia="zh-CN"/>
        </w:rPr>
        <w:t>}}</w:t>
      </w:r>
      <w:r w:rsidR="00BC1B40" w:rsidRPr="00BC1B40">
        <w:rPr>
          <w:rFonts w:hint="eastAsia"/>
          <w:lang w:eastAsia="zh-CN"/>
        </w:rPr>
        <w:t>年度</w:t>
      </w:r>
      <w:r w:rsidR="00AC519B">
        <w:rPr>
          <w:rFonts w:hint="eastAsia"/>
          <w:lang w:eastAsia="zh-CN"/>
        </w:rPr>
        <w:t>{{</w:t>
      </w:r>
      <w:proofErr w:type="spellStart"/>
      <w:r w:rsidR="00AC519B">
        <w:rPr>
          <w:rFonts w:hint="eastAsia"/>
          <w:lang w:eastAsia="zh-CN"/>
        </w:rPr>
        <w:t>company_name</w:t>
      </w:r>
      <w:proofErr w:type="spellEnd"/>
      <w:r w:rsidR="00AC519B">
        <w:rPr>
          <w:rFonts w:hint="eastAsia"/>
          <w:lang w:eastAsia="zh-CN"/>
        </w:rPr>
        <w:t>}}</w:t>
      </w:r>
      <w:r>
        <w:rPr>
          <w:rFonts w:hint="eastAsia"/>
          <w:lang w:eastAsia="zh-CN"/>
        </w:rPr>
        <w:t>部分减排行动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96"/>
        <w:gridCol w:w="1127"/>
        <w:gridCol w:w="1552"/>
        <w:gridCol w:w="1178"/>
        <w:gridCol w:w="1077"/>
        <w:gridCol w:w="1532"/>
      </w:tblGrid>
      <w:tr w:rsidR="007E7D77" w14:paraId="34016434" w14:textId="77777777" w:rsidTr="00E115D8">
        <w:trPr>
          <w:trHeight w:val="5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96A8CC3" w14:textId="77777777" w:rsidR="007E7D77" w:rsidRDefault="007E7D77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ascii="方正书宋简体" w:eastAsia="方正书宋简体" w:hAnsi="PMingLiU" w:cs="宋体" w:hint="eastAsia"/>
                <w:b/>
                <w:bCs/>
                <w:sz w:val="22"/>
                <w:szCs w:val="22"/>
                <w:lang w:val="en-US" w:eastAsia="zh-CN"/>
              </w:rPr>
              <w:t>序号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A6E34B" w14:textId="77777777" w:rsidR="007E7D77" w:rsidRDefault="007E7D77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b/>
                <w:bCs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方正书宋简体" w:eastAsia="方正书宋简体" w:hAnsi="PMingLiU" w:cs="宋体" w:hint="eastAsia"/>
                <w:b/>
                <w:bCs/>
                <w:color w:val="000000"/>
                <w:sz w:val="22"/>
                <w:szCs w:val="22"/>
                <w:lang w:val="en-US" w:eastAsia="zh-CN"/>
              </w:rPr>
              <w:t>节能实施方案名称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6A6E8A" w14:textId="77777777" w:rsidR="007E7D77" w:rsidRDefault="007E7D77" w:rsidP="00E115D8">
            <w:pPr>
              <w:spacing w:before="0"/>
              <w:rPr>
                <w:rFonts w:ascii="方正书宋简体" w:eastAsia="方正书宋简体" w:hAnsi="PMingLiU" w:cs="宋体" w:hint="eastAsia"/>
                <w:b/>
                <w:bCs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方正书宋简体" w:eastAsia="方正书宋简体" w:hAnsi="PMingLiU" w:cs="宋体" w:hint="eastAsia"/>
                <w:b/>
                <w:bCs/>
                <w:color w:val="000000"/>
                <w:sz w:val="22"/>
                <w:szCs w:val="22"/>
                <w:lang w:val="en-US" w:eastAsia="zh-CN"/>
              </w:rPr>
              <w:t>方案具体描述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1F8A1D" w14:textId="77777777" w:rsidR="007E7D77" w:rsidRDefault="007E7D77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b/>
                <w:bCs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方正书宋简体" w:eastAsia="方正书宋简体" w:hAnsi="PMingLiU" w:cs="宋体" w:hint="eastAsia"/>
                <w:b/>
                <w:bCs/>
                <w:color w:val="000000"/>
                <w:sz w:val="22"/>
                <w:szCs w:val="22"/>
                <w:lang w:val="en-US" w:eastAsia="zh-CN"/>
              </w:rPr>
              <w:t>责任部门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023641" w14:textId="77777777" w:rsidR="007E7D77" w:rsidRDefault="007E7D77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b/>
                <w:bCs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方正书宋简体" w:eastAsia="方正书宋简体" w:hAnsi="PMingLiU" w:cs="宋体" w:hint="eastAsia"/>
                <w:b/>
                <w:bCs/>
                <w:color w:val="000000"/>
                <w:sz w:val="22"/>
                <w:szCs w:val="22"/>
                <w:lang w:val="en-US" w:eastAsia="zh-CN"/>
              </w:rPr>
              <w:t>项目实施进度概况</w:t>
            </w:r>
          </w:p>
        </w:tc>
        <w:tc>
          <w:tcPr>
            <w:tcW w:w="1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E82C8A" w14:textId="77777777" w:rsidR="007E7D77" w:rsidRDefault="007E7D77" w:rsidP="00E115D8">
            <w:pPr>
              <w:spacing w:before="0"/>
              <w:rPr>
                <w:rFonts w:ascii="方正书宋简体" w:eastAsia="方正书宋简体" w:hAnsi="PMingLiU" w:cs="宋体" w:hint="eastAsia"/>
                <w:b/>
                <w:bCs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方正书宋简体" w:eastAsia="方正书宋简体" w:hAnsi="PMingLiU" w:cs="宋体" w:hint="eastAsia"/>
                <w:b/>
                <w:bCs/>
                <w:color w:val="000000"/>
                <w:sz w:val="22"/>
                <w:szCs w:val="22"/>
                <w:lang w:val="en-US" w:eastAsia="zh-CN"/>
              </w:rPr>
              <w:t>节能量预估</w:t>
            </w:r>
          </w:p>
        </w:tc>
      </w:tr>
      <w:tr w:rsidR="007E7D77" w14:paraId="21537070" w14:textId="77777777" w:rsidTr="00E115D8">
        <w:trPr>
          <w:trHeight w:val="10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346DEFF7" w14:textId="5CC43B68" w:rsidR="007E7D77" w:rsidRDefault="00354715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{%tr for item in </w:t>
            </w:r>
            <w:proofErr w:type="spellStart"/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>implemented_reduction_items</w:t>
            </w:r>
            <w:proofErr w:type="spellEnd"/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 %}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789B9EBC" w14:textId="72A86598" w:rsidR="007E7D77" w:rsidRDefault="007E7D77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0525817F" w14:textId="7FD03C5B" w:rsidR="007E7D77" w:rsidRDefault="007E7D77" w:rsidP="00E115D8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0AE58788" w14:textId="11A8479E" w:rsidR="007E7D77" w:rsidRDefault="007E7D77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228D2E32" w14:textId="6B46AEAE" w:rsidR="007E7D77" w:rsidRDefault="007E7D77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1D31FA13" w14:textId="7ADC2A10" w:rsidR="007E7D77" w:rsidRDefault="007E7D77" w:rsidP="00E115D8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</w:p>
        </w:tc>
      </w:tr>
      <w:tr w:rsidR="007E7D77" w14:paraId="3328A4D5" w14:textId="77777777" w:rsidTr="00E115D8">
        <w:trPr>
          <w:trHeight w:val="81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190D41BF" w14:textId="354D4CE6" w:rsidR="007E7D77" w:rsidRDefault="00354715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>{{</w:t>
            </w:r>
            <w:proofErr w:type="spellStart"/>
            <w:proofErr w:type="gramStart"/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>loop.index</w:t>
            </w:r>
            <w:proofErr w:type="spellEnd"/>
            <w:proofErr w:type="gramEnd"/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>}}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2C9FF3AF" w14:textId="19F93460" w:rsidR="007E7D77" w:rsidRDefault="00354715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>{{</w:t>
            </w:r>
            <w:proofErr w:type="spellStart"/>
            <w:proofErr w:type="gramStart"/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>item.plan</w:t>
            </w:r>
            <w:proofErr w:type="gramEnd"/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>_name</w:t>
            </w:r>
            <w:proofErr w:type="spellEnd"/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>}}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0F545C5D" w14:textId="3261D342" w:rsidR="007E7D77" w:rsidRDefault="00354715" w:rsidP="00E115D8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>{{</w:t>
            </w:r>
            <w:proofErr w:type="spellStart"/>
            <w:proofErr w:type="gramStart"/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>item.description</w:t>
            </w:r>
            <w:proofErr w:type="spellEnd"/>
            <w:proofErr w:type="gramEnd"/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>}}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326822D1" w14:textId="5BF2377F" w:rsidR="007E7D77" w:rsidRDefault="00354715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>{{</w:t>
            </w:r>
            <w:proofErr w:type="spellStart"/>
            <w:proofErr w:type="gramStart"/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>item.department</w:t>
            </w:r>
            <w:proofErr w:type="spellEnd"/>
            <w:proofErr w:type="gramEnd"/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600C8D42" w14:textId="2CAB2483" w:rsidR="007E7D77" w:rsidRDefault="00354715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>{{</w:t>
            </w:r>
            <w:proofErr w:type="spellStart"/>
            <w:proofErr w:type="gramStart"/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>item.progress</w:t>
            </w:r>
            <w:proofErr w:type="spellEnd"/>
            <w:proofErr w:type="gramEnd"/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>}}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5C93F4F1" w14:textId="686CF63E" w:rsidR="007E7D77" w:rsidRDefault="00354715" w:rsidP="00E115D8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>{{</w:t>
            </w:r>
            <w:proofErr w:type="spellStart"/>
            <w:proofErr w:type="gramStart"/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>item.estimated</w:t>
            </w:r>
            <w:proofErr w:type="gramEnd"/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>_savings</w:t>
            </w:r>
            <w:proofErr w:type="spellEnd"/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>}}</w:t>
            </w:r>
          </w:p>
        </w:tc>
      </w:tr>
      <w:tr w:rsidR="007E7D77" w14:paraId="2A392EAF" w14:textId="77777777" w:rsidTr="00E115D8">
        <w:trPr>
          <w:trHeight w:val="54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39484CB5" w14:textId="7B358FC4" w:rsidR="007E7D77" w:rsidRDefault="00354715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{%tr </w:t>
            </w:r>
            <w:proofErr w:type="spellStart"/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>endfor</w:t>
            </w:r>
            <w:proofErr w:type="spellEnd"/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 %}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25B3809D" w14:textId="38EE36B7" w:rsidR="007E7D77" w:rsidRDefault="007E7D77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7259DE19" w14:textId="6DDFAC9F" w:rsidR="007E7D77" w:rsidRDefault="007E7D77" w:rsidP="00E115D8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7CAA67D4" w14:textId="6009AA85" w:rsidR="007E7D77" w:rsidRDefault="007E7D77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305E2EDF" w14:textId="41406FB1" w:rsidR="007E7D77" w:rsidRDefault="007E7D77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2838E86C" w14:textId="2759F609" w:rsidR="007E7D77" w:rsidRDefault="007E7D77" w:rsidP="00E115D8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</w:p>
        </w:tc>
      </w:tr>
    </w:tbl>
    <w:p w14:paraId="3DF7215A" w14:textId="77777777" w:rsidR="007E7D77" w:rsidRDefault="007E7D77" w:rsidP="007E7D77">
      <w:pPr>
        <w:pStyle w:val="p0"/>
        <w:ind w:firstLine="480"/>
        <w:rPr>
          <w:ins w:id="84" w:author="Jezin" w:date="2025-07-21T09:39:00Z"/>
          <w:rFonts w:ascii="Arial" w:eastAsia="宋体" w:hAnsi="Arial" w:cs="Arial"/>
          <w:iCs/>
          <w:sz w:val="24"/>
          <w:szCs w:val="24"/>
        </w:rPr>
      </w:pPr>
    </w:p>
    <w:p w14:paraId="4CC757F4" w14:textId="65FAB2F1" w:rsidR="007E7D77" w:rsidRDefault="00BC1B40" w:rsidP="007E7D77">
      <w:pPr>
        <w:pStyle w:val="p0"/>
        <w:ind w:firstLine="480"/>
        <w:rPr>
          <w:rFonts w:ascii="Arial" w:eastAsia="宋体" w:hAnsi="Arial" w:cs="Arial"/>
          <w:iCs/>
          <w:sz w:val="24"/>
          <w:szCs w:val="24"/>
        </w:rPr>
      </w:pPr>
      <w:r w:rsidRPr="00BC1B40">
        <w:rPr>
          <w:rFonts w:ascii="Arial" w:eastAsia="宋体" w:hAnsi="Arial" w:cs="Arial" w:hint="eastAsia"/>
          <w:iCs/>
          <w:sz w:val="24"/>
          <w:szCs w:val="24"/>
        </w:rPr>
        <w:t>{{</w:t>
      </w:r>
      <w:proofErr w:type="spellStart"/>
      <w:r w:rsidRPr="00BC1B40">
        <w:rPr>
          <w:rFonts w:ascii="Arial" w:eastAsia="宋体" w:hAnsi="Arial" w:cs="Arial" w:hint="eastAsia"/>
          <w:iCs/>
          <w:sz w:val="24"/>
          <w:szCs w:val="24"/>
        </w:rPr>
        <w:t>next_year</w:t>
      </w:r>
      <w:proofErr w:type="spellEnd"/>
      <w:r w:rsidRPr="00BC1B40">
        <w:rPr>
          <w:rFonts w:ascii="Arial" w:eastAsia="宋体" w:hAnsi="Arial" w:cs="Arial" w:hint="eastAsia"/>
          <w:iCs/>
          <w:sz w:val="24"/>
          <w:szCs w:val="24"/>
        </w:rPr>
        <w:t>}}</w:t>
      </w:r>
      <w:r w:rsidR="007E7D77">
        <w:rPr>
          <w:rFonts w:ascii="Arial" w:eastAsia="宋体" w:hAnsi="Arial" w:cs="Arial" w:hint="eastAsia"/>
          <w:iCs/>
          <w:sz w:val="24"/>
          <w:szCs w:val="24"/>
        </w:rPr>
        <w:t>年计划实施的减排行动如下：</w:t>
      </w:r>
    </w:p>
    <w:p w14:paraId="168618D0" w14:textId="09BF16C7" w:rsidR="007E7D77" w:rsidRDefault="007E7D77" w:rsidP="007E7D77">
      <w:pPr>
        <w:pStyle w:val="a3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 xml:space="preserve"> </w:t>
      </w:r>
      <w:r w:rsidR="00BC1B40" w:rsidRPr="00BC1B40">
        <w:rPr>
          <w:rFonts w:hint="eastAsia"/>
          <w:lang w:eastAsia="zh-CN"/>
        </w:rPr>
        <w:t>{{</w:t>
      </w:r>
      <w:proofErr w:type="spellStart"/>
      <w:r w:rsidR="00BC1B40">
        <w:rPr>
          <w:rFonts w:hint="eastAsia"/>
          <w:lang w:eastAsia="zh-CN"/>
        </w:rPr>
        <w:t>next</w:t>
      </w:r>
      <w:r w:rsidR="00BC1B40" w:rsidRPr="00BC1B40">
        <w:rPr>
          <w:rFonts w:hint="eastAsia"/>
          <w:lang w:eastAsia="zh-CN"/>
        </w:rPr>
        <w:t>_year</w:t>
      </w:r>
      <w:proofErr w:type="spellEnd"/>
      <w:r w:rsidR="00BC1B40" w:rsidRPr="00BC1B40">
        <w:rPr>
          <w:rFonts w:hint="eastAsia"/>
          <w:lang w:eastAsia="zh-CN"/>
        </w:rPr>
        <w:t>}}</w:t>
      </w:r>
      <w:r>
        <w:rPr>
          <w:rFonts w:hint="eastAsia"/>
          <w:lang w:eastAsia="zh-CN"/>
        </w:rPr>
        <w:t>年</w:t>
      </w:r>
      <w:r w:rsidR="00AC519B">
        <w:rPr>
          <w:rFonts w:hint="eastAsia"/>
          <w:lang w:eastAsia="zh-CN"/>
        </w:rPr>
        <w:t>{{</w:t>
      </w:r>
      <w:proofErr w:type="spellStart"/>
      <w:r w:rsidR="00AC519B">
        <w:rPr>
          <w:rFonts w:hint="eastAsia"/>
          <w:lang w:eastAsia="zh-CN"/>
        </w:rPr>
        <w:t>company_name</w:t>
      </w:r>
      <w:proofErr w:type="spellEnd"/>
      <w:r w:rsidR="00AC519B">
        <w:rPr>
          <w:rFonts w:hint="eastAsia"/>
          <w:lang w:eastAsia="zh-CN"/>
        </w:rPr>
        <w:t>}}</w:t>
      </w:r>
      <w:r>
        <w:rPr>
          <w:rFonts w:hint="eastAsia"/>
          <w:lang w:eastAsia="zh-CN"/>
        </w:rPr>
        <w:t>减排行动目标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551"/>
        <w:gridCol w:w="1194"/>
        <w:gridCol w:w="1302"/>
        <w:gridCol w:w="1248"/>
        <w:gridCol w:w="1139"/>
        <w:gridCol w:w="1628"/>
      </w:tblGrid>
      <w:tr w:rsidR="007E7D77" w14:paraId="24EBDBA9" w14:textId="77777777" w:rsidTr="00E115D8">
        <w:trPr>
          <w:trHeight w:val="540"/>
        </w:trPr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72AFFE" w14:textId="77777777" w:rsidR="007E7D77" w:rsidRDefault="007E7D77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ascii="方正书宋简体" w:eastAsia="方正书宋简体" w:hAnsi="PMingLiU" w:cs="宋体" w:hint="eastAsia"/>
                <w:b/>
                <w:bCs/>
                <w:sz w:val="22"/>
                <w:szCs w:val="22"/>
                <w:lang w:val="en-US" w:eastAsia="zh-CN"/>
              </w:rPr>
              <w:t>序号</w:t>
            </w:r>
          </w:p>
        </w:tc>
        <w:tc>
          <w:tcPr>
            <w:tcW w:w="6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D6613E" w14:textId="77777777" w:rsidR="007E7D77" w:rsidRDefault="007E7D77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ascii="方正书宋简体" w:eastAsia="方正书宋简体" w:hAnsi="PMingLiU" w:cs="宋体" w:hint="eastAsia"/>
                <w:b/>
                <w:bCs/>
                <w:sz w:val="22"/>
                <w:szCs w:val="22"/>
                <w:lang w:val="en-US" w:eastAsia="zh-CN"/>
              </w:rPr>
              <w:t>节能实施方案名称</w:t>
            </w:r>
          </w:p>
        </w:tc>
        <w:tc>
          <w:tcPr>
            <w:tcW w:w="17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5D4352" w14:textId="77777777" w:rsidR="007E7D77" w:rsidRDefault="007E7D77" w:rsidP="00E115D8">
            <w:pPr>
              <w:spacing w:before="0"/>
              <w:rPr>
                <w:rFonts w:ascii="方正书宋简体" w:eastAsia="方正书宋简体" w:hAnsi="PMingLiU" w:cs="宋体" w:hint="eastAsia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ascii="方正书宋简体" w:eastAsia="方正书宋简体" w:hAnsi="PMingLiU" w:cs="宋体" w:hint="eastAsia"/>
                <w:b/>
                <w:bCs/>
                <w:sz w:val="22"/>
                <w:szCs w:val="22"/>
                <w:lang w:val="en-US" w:eastAsia="zh-CN"/>
              </w:rPr>
              <w:t>方案具体描述</w:t>
            </w:r>
          </w:p>
        </w:tc>
        <w:tc>
          <w:tcPr>
            <w:tcW w:w="8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EC5252" w14:textId="77777777" w:rsidR="007E7D77" w:rsidRDefault="007E7D77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ascii="方正书宋简体" w:eastAsia="方正书宋简体" w:hAnsi="PMingLiU" w:cs="宋体" w:hint="eastAsia"/>
                <w:b/>
                <w:bCs/>
                <w:sz w:val="22"/>
                <w:szCs w:val="22"/>
                <w:lang w:val="en-US" w:eastAsia="zh-CN"/>
              </w:rPr>
              <w:t>责任部门</w:t>
            </w:r>
          </w:p>
        </w:tc>
        <w:tc>
          <w:tcPr>
            <w:tcW w:w="6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1EC9BE" w14:textId="77777777" w:rsidR="007E7D77" w:rsidRDefault="007E7D77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ascii="方正书宋简体" w:eastAsia="方正书宋简体" w:hAnsi="PMingLiU" w:cs="宋体" w:hint="eastAsia"/>
                <w:b/>
                <w:bCs/>
                <w:sz w:val="22"/>
                <w:szCs w:val="22"/>
                <w:lang w:val="en-US" w:eastAsia="zh-CN"/>
              </w:rPr>
              <w:t>项目实施进度概况</w:t>
            </w:r>
          </w:p>
        </w:tc>
        <w:tc>
          <w:tcPr>
            <w:tcW w:w="7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2E291C" w14:textId="77777777" w:rsidR="007E7D77" w:rsidRDefault="007E7D77" w:rsidP="00E115D8">
            <w:pPr>
              <w:spacing w:before="0"/>
              <w:rPr>
                <w:rFonts w:ascii="方正书宋简体" w:eastAsia="方正书宋简体" w:hAnsi="PMingLiU" w:cs="宋体" w:hint="eastAsia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ascii="方正书宋简体" w:eastAsia="方正书宋简体" w:hAnsi="PMingLiU" w:cs="宋体" w:hint="eastAsia"/>
                <w:b/>
                <w:bCs/>
                <w:sz w:val="22"/>
                <w:szCs w:val="22"/>
                <w:lang w:val="en-US" w:eastAsia="zh-CN"/>
              </w:rPr>
              <w:t>节能量预估</w:t>
            </w:r>
          </w:p>
        </w:tc>
      </w:tr>
      <w:tr w:rsidR="007E7D77" w14:paraId="1E6F28C8" w14:textId="77777777" w:rsidTr="00E115D8">
        <w:trPr>
          <w:trHeight w:val="1200"/>
        </w:trPr>
        <w:tc>
          <w:tcPr>
            <w:tcW w:w="3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075696A0" w14:textId="11968E03" w:rsidR="007E7D77" w:rsidRDefault="00354715" w:rsidP="00354715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lastRenderedPageBreak/>
              <w:t xml:space="preserve">{%tr for item in </w:t>
            </w:r>
            <w:proofErr w:type="spellStart"/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>planned_reduction_items</w:t>
            </w:r>
            <w:proofErr w:type="spellEnd"/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 %}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1FDD1C65" w14:textId="2BBB85B8" w:rsidR="007E7D77" w:rsidRPr="00354715" w:rsidRDefault="007E7D77" w:rsidP="00354715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</w:p>
        </w:tc>
        <w:tc>
          <w:tcPr>
            <w:tcW w:w="1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0096FEE0" w14:textId="1CB6CBF7" w:rsidR="007E7D77" w:rsidRPr="00354715" w:rsidRDefault="007E7D77" w:rsidP="00354715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</w:p>
        </w:tc>
        <w:tc>
          <w:tcPr>
            <w:tcW w:w="8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3BBC82FC" w14:textId="0FADE1A9" w:rsidR="007E7D77" w:rsidRPr="00354715" w:rsidRDefault="007E7D77" w:rsidP="00354715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</w:p>
        </w:tc>
        <w:tc>
          <w:tcPr>
            <w:tcW w:w="6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49F9CC72" w14:textId="6EF031A8" w:rsidR="007E7D77" w:rsidRPr="00354715" w:rsidRDefault="007E7D77" w:rsidP="00354715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</w:p>
        </w:tc>
        <w:tc>
          <w:tcPr>
            <w:tcW w:w="7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0F2520FC" w14:textId="6D9E5A04" w:rsidR="007E7D77" w:rsidRPr="00354715" w:rsidRDefault="007E7D77" w:rsidP="00354715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</w:p>
        </w:tc>
      </w:tr>
      <w:tr w:rsidR="00354715" w14:paraId="025763DA" w14:textId="77777777" w:rsidTr="00E115D8">
        <w:trPr>
          <w:trHeight w:val="1200"/>
        </w:trPr>
        <w:tc>
          <w:tcPr>
            <w:tcW w:w="3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6E8D1D4D" w14:textId="77228693" w:rsidR="00354715" w:rsidRDefault="00354715" w:rsidP="00354715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>{{</w:t>
            </w:r>
            <w:proofErr w:type="spellStart"/>
            <w:proofErr w:type="gramStart"/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>loop.index</w:t>
            </w:r>
            <w:proofErr w:type="spellEnd"/>
            <w:proofErr w:type="gramEnd"/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>}}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36AA02A7" w14:textId="1B38E77E" w:rsidR="00354715" w:rsidRPr="00354715" w:rsidRDefault="00354715" w:rsidP="00354715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>{{</w:t>
            </w:r>
            <w:proofErr w:type="spellStart"/>
            <w:proofErr w:type="gramStart"/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>item.plan</w:t>
            </w:r>
            <w:proofErr w:type="gramEnd"/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>_name</w:t>
            </w:r>
            <w:proofErr w:type="spellEnd"/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>}}</w:t>
            </w:r>
          </w:p>
        </w:tc>
        <w:tc>
          <w:tcPr>
            <w:tcW w:w="1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3334A3A6" w14:textId="17D36893" w:rsidR="00354715" w:rsidRPr="00354715" w:rsidRDefault="00354715" w:rsidP="00354715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>{{</w:t>
            </w:r>
            <w:proofErr w:type="spellStart"/>
            <w:proofErr w:type="gramStart"/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>item.description</w:t>
            </w:r>
            <w:proofErr w:type="spellEnd"/>
            <w:proofErr w:type="gramEnd"/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>}}</w:t>
            </w:r>
          </w:p>
        </w:tc>
        <w:tc>
          <w:tcPr>
            <w:tcW w:w="8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0576EF20" w14:textId="620C3904" w:rsidR="00354715" w:rsidRPr="00354715" w:rsidRDefault="00354715" w:rsidP="00354715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>{{</w:t>
            </w:r>
            <w:proofErr w:type="spellStart"/>
            <w:proofErr w:type="gramStart"/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>item.department</w:t>
            </w:r>
            <w:proofErr w:type="spellEnd"/>
            <w:proofErr w:type="gramEnd"/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>}}</w:t>
            </w:r>
          </w:p>
        </w:tc>
        <w:tc>
          <w:tcPr>
            <w:tcW w:w="6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3EC04D9B" w14:textId="0C6A019B" w:rsidR="00354715" w:rsidRPr="00354715" w:rsidRDefault="00354715" w:rsidP="00354715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>{{</w:t>
            </w:r>
            <w:proofErr w:type="spellStart"/>
            <w:proofErr w:type="gramStart"/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>item.progress</w:t>
            </w:r>
            <w:proofErr w:type="spellEnd"/>
            <w:proofErr w:type="gramEnd"/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>}}</w:t>
            </w:r>
          </w:p>
        </w:tc>
        <w:tc>
          <w:tcPr>
            <w:tcW w:w="7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726E08E0" w14:textId="4386C388" w:rsidR="00354715" w:rsidRPr="00354715" w:rsidRDefault="00354715" w:rsidP="00354715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>{{</w:t>
            </w:r>
            <w:proofErr w:type="spellStart"/>
            <w:proofErr w:type="gramStart"/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>item.estimated</w:t>
            </w:r>
            <w:proofErr w:type="gramEnd"/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>_savings</w:t>
            </w:r>
            <w:proofErr w:type="spellEnd"/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>}}</w:t>
            </w:r>
          </w:p>
        </w:tc>
      </w:tr>
      <w:tr w:rsidR="007E7D77" w14:paraId="17AB01AD" w14:textId="77777777" w:rsidTr="00E115D8">
        <w:trPr>
          <w:trHeight w:val="960"/>
        </w:trPr>
        <w:tc>
          <w:tcPr>
            <w:tcW w:w="3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297C5434" w14:textId="2400FB87" w:rsidR="007E7D77" w:rsidRDefault="00354715" w:rsidP="00354715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{%tr </w:t>
            </w:r>
            <w:proofErr w:type="spellStart"/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>endfor</w:t>
            </w:r>
            <w:proofErr w:type="spellEnd"/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 %}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21B716AD" w14:textId="5AC36D6F" w:rsidR="007E7D77" w:rsidRPr="00354715" w:rsidRDefault="007E7D77" w:rsidP="00354715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</w:p>
        </w:tc>
        <w:tc>
          <w:tcPr>
            <w:tcW w:w="1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07ED9EC7" w14:textId="5C704993" w:rsidR="007E7D77" w:rsidRPr="00354715" w:rsidRDefault="007E7D77" w:rsidP="00354715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</w:p>
        </w:tc>
        <w:tc>
          <w:tcPr>
            <w:tcW w:w="8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41F0E70C" w14:textId="761D486C" w:rsidR="007E7D77" w:rsidRPr="00354715" w:rsidRDefault="007E7D77" w:rsidP="00354715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</w:p>
        </w:tc>
        <w:tc>
          <w:tcPr>
            <w:tcW w:w="6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51DC9E63" w14:textId="3993CC9C" w:rsidR="007E7D77" w:rsidRPr="00354715" w:rsidRDefault="007E7D77" w:rsidP="00354715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</w:p>
        </w:tc>
        <w:tc>
          <w:tcPr>
            <w:tcW w:w="7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17B50C71" w14:textId="77C41CDA" w:rsidR="007E7D77" w:rsidRPr="00354715" w:rsidRDefault="007E7D77" w:rsidP="00354715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</w:p>
        </w:tc>
      </w:tr>
    </w:tbl>
    <w:p w14:paraId="166C0D49" w14:textId="77777777" w:rsidR="007E7D77" w:rsidRDefault="007E7D77" w:rsidP="007E7D77">
      <w:pPr>
        <w:pStyle w:val="p0"/>
        <w:ind w:firstLine="480"/>
        <w:rPr>
          <w:rFonts w:ascii="Arial" w:eastAsia="宋体" w:hAnsi="Arial" w:cs="Arial"/>
          <w:iCs/>
          <w:sz w:val="24"/>
          <w:szCs w:val="24"/>
        </w:rPr>
      </w:pPr>
    </w:p>
    <w:p w14:paraId="4A466F47" w14:textId="77777777" w:rsidR="007E7D77" w:rsidRDefault="007E7D77" w:rsidP="007E7D77">
      <w:pPr>
        <w:spacing w:before="0"/>
        <w:jc w:val="center"/>
        <w:rPr>
          <w:rFonts w:eastAsia="宋体" w:cs="Arial"/>
          <w:sz w:val="24"/>
          <w:lang w:eastAsia="zh-CN"/>
        </w:rPr>
      </w:pPr>
      <w:r>
        <w:rPr>
          <w:rFonts w:eastAsia="宋体" w:cs="Arial"/>
          <w:sz w:val="24"/>
          <w:lang w:eastAsia="zh-CN"/>
        </w:rPr>
        <w:t>-</w:t>
      </w:r>
      <w:r>
        <w:rPr>
          <w:rFonts w:eastAsia="宋体" w:cs="Arial"/>
          <w:sz w:val="24"/>
          <w:lang w:eastAsia="zh-CN"/>
        </w:rPr>
        <w:t>报告结束</w:t>
      </w:r>
      <w:r>
        <w:rPr>
          <w:rFonts w:eastAsia="宋体" w:cs="Arial"/>
          <w:sz w:val="24"/>
          <w:lang w:eastAsia="zh-CN"/>
        </w:rPr>
        <w:t>-</w:t>
      </w:r>
    </w:p>
    <w:p w14:paraId="75ADB185" w14:textId="77777777" w:rsidR="00875B69" w:rsidRDefault="00875B69" w:rsidP="007E7D77">
      <w:pPr>
        <w:pStyle w:val="afb"/>
        <w:spacing w:before="0" w:line="360" w:lineRule="auto"/>
        <w:ind w:left="567"/>
        <w:rPr>
          <w:lang w:eastAsia="zh-CN"/>
        </w:rPr>
      </w:pPr>
    </w:p>
    <w:sectPr w:rsidR="00875B69">
      <w:footerReference w:type="default" r:id="rId9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BEC92" w14:textId="77777777" w:rsidR="00AA041A" w:rsidRDefault="00AA041A">
      <w:pPr>
        <w:spacing w:before="0"/>
      </w:pPr>
      <w:r>
        <w:separator/>
      </w:r>
    </w:p>
  </w:endnote>
  <w:endnote w:type="continuationSeparator" w:id="0">
    <w:p w14:paraId="44D490E8" w14:textId="77777777" w:rsidR="00AA041A" w:rsidRDefault="00AA041A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方正书宋简体">
    <w:altName w:val="宋体"/>
    <w:charset w:val="86"/>
    <w:family w:val="roman"/>
    <w:pitch w:val="default"/>
    <w:sig w:usb0="A00002BF" w:usb1="184F6CFA" w:usb2="00000012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9719547"/>
    </w:sdtPr>
    <w:sdtContent>
      <w:p w14:paraId="1F2C9D07" w14:textId="77777777" w:rsidR="0042075D" w:rsidRDefault="00000000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0D90DAB5" w14:textId="77777777" w:rsidR="0042075D" w:rsidRDefault="0042075D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57296"/>
    </w:sdtPr>
    <w:sdtContent>
      <w:p w14:paraId="53ACB2EA" w14:textId="77777777" w:rsidR="0042075D" w:rsidRDefault="00000000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1907C932" w14:textId="77777777" w:rsidR="0042075D" w:rsidRDefault="0042075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B9A1D" w14:textId="77777777" w:rsidR="00AA041A" w:rsidRDefault="00AA041A">
      <w:pPr>
        <w:spacing w:before="0"/>
      </w:pPr>
      <w:r>
        <w:separator/>
      </w:r>
    </w:p>
  </w:footnote>
  <w:footnote w:type="continuationSeparator" w:id="0">
    <w:p w14:paraId="62492015" w14:textId="77777777" w:rsidR="00AA041A" w:rsidRDefault="00AA041A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A7388"/>
    <w:multiLevelType w:val="multilevel"/>
    <w:tmpl w:val="0B7A7388"/>
    <w:lvl w:ilvl="0">
      <w:start w:val="1"/>
      <w:numFmt w:val="chineseCountingThousand"/>
      <w:pStyle w:val="Style2"/>
      <w:suff w:val="nothing"/>
      <w:lvlText w:val="第%1章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20CD0E09"/>
    <w:multiLevelType w:val="multilevel"/>
    <w:tmpl w:val="20CD0E09"/>
    <w:lvl w:ilvl="0">
      <w:start w:val="1"/>
      <w:numFmt w:val="decimal"/>
      <w:pStyle w:val="Numbered1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14B6843"/>
    <w:multiLevelType w:val="multilevel"/>
    <w:tmpl w:val="214B6843"/>
    <w:lvl w:ilvl="0">
      <w:start w:val="1"/>
      <w:numFmt w:val="decimal"/>
      <w:lvlText w:val="%1"/>
      <w:lvlJc w:val="left"/>
      <w:pPr>
        <w:ind w:left="578" w:hanging="57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345147FE"/>
    <w:multiLevelType w:val="multilevel"/>
    <w:tmpl w:val="345147FE"/>
    <w:lvl w:ilvl="0">
      <w:start w:val="1"/>
      <w:numFmt w:val="none"/>
      <w:pStyle w:val="1"/>
      <w:lvlText w:val="%1第一章"/>
      <w:lvlJc w:val="left"/>
      <w:pPr>
        <w:ind w:left="425" w:hanging="425"/>
      </w:pPr>
      <w:rPr>
        <w:rFonts w:hint="eastAsia"/>
        <w:b/>
        <w:i w:val="0"/>
        <w:color w:val="000000" w:themeColor="text1"/>
        <w:sz w:val="28"/>
        <w:u w:color="000000" w:themeColor="text1"/>
      </w:rPr>
    </w:lvl>
    <w:lvl w:ilvl="1">
      <w:start w:val="1"/>
      <w:numFmt w:val="decimal"/>
      <w:pStyle w:val="2"/>
      <w:lvlText w:val="%2%1.1"/>
      <w:lvlJc w:val="left"/>
      <w:pPr>
        <w:ind w:left="992" w:hanging="567"/>
      </w:pPr>
      <w:rPr>
        <w:rFonts w:hint="eastAsia"/>
        <w:b w:val="0"/>
        <w:i w:val="0"/>
        <w:sz w:val="24"/>
      </w:rPr>
    </w:lvl>
    <w:lvl w:ilvl="2">
      <w:start w:val="1"/>
      <w:numFmt w:val="decimal"/>
      <w:lvlText w:val="%11.%2.%3"/>
      <w:lvlJc w:val="left"/>
      <w:pPr>
        <w:ind w:left="1418" w:hanging="567"/>
      </w:pPr>
      <w:rPr>
        <w:rFonts w:hint="eastAsia"/>
        <w:b/>
        <w:i w:val="0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3F9A2779"/>
    <w:multiLevelType w:val="multilevel"/>
    <w:tmpl w:val="3F9A2779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Style3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4E8511C5"/>
    <w:multiLevelType w:val="multilevel"/>
    <w:tmpl w:val="4E8511C5"/>
    <w:lvl w:ilvl="0">
      <w:start w:val="1"/>
      <w:numFmt w:val="chineseCountingThousand"/>
      <w:suff w:val="space"/>
      <w:lvlText w:val="第%1章"/>
      <w:lvlJc w:val="left"/>
      <w:pPr>
        <w:ind w:left="0" w:firstLine="0"/>
      </w:pPr>
      <w:rPr>
        <w:rFonts w:ascii="Arial" w:eastAsia="宋体" w:hAnsi="Arial" w:hint="default"/>
        <w:b/>
        <w:i w:val="0"/>
        <w:color w:val="000000" w:themeColor="text1"/>
        <w:sz w:val="28"/>
        <w:u w:color="000000" w:themeColor="text1"/>
      </w:rPr>
    </w:lvl>
    <w:lvl w:ilvl="1">
      <w:start w:val="1"/>
      <w:numFmt w:val="chineseCountingThousand"/>
      <w:suff w:val="space"/>
      <w:lvlText w:val="%2、"/>
      <w:lvlJc w:val="left"/>
      <w:pPr>
        <w:ind w:left="0" w:firstLine="0"/>
      </w:pPr>
      <w:rPr>
        <w:rFonts w:ascii="Arial" w:eastAsia="宋体" w:hAnsi="Arial" w:hint="default"/>
        <w:b w:val="0"/>
        <w:i w:val="0"/>
        <w:color w:val="000000" w:themeColor="text1"/>
        <w:sz w:val="24"/>
      </w:rPr>
    </w:lvl>
    <w:lvl w:ilvl="2">
      <w:start w:val="1"/>
      <w:numFmt w:val="decimal"/>
      <w:suff w:val="space"/>
      <w:lvlText w:val="%3（%2）"/>
      <w:lvlJc w:val="left"/>
      <w:pPr>
        <w:ind w:left="0" w:firstLine="0"/>
      </w:pPr>
      <w:rPr>
        <w:rFonts w:ascii="Arial" w:eastAsia="宋体" w:hAnsi="Arial" w:hint="default"/>
        <w:b w:val="0"/>
        <w:i w:val="0"/>
        <w:sz w:val="24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abstractNum w:abstractNumId="6" w15:restartNumberingAfterBreak="0">
    <w:nsid w:val="4FF23FF9"/>
    <w:multiLevelType w:val="multilevel"/>
    <w:tmpl w:val="4FF23FF9"/>
    <w:lvl w:ilvl="0">
      <w:start w:val="1"/>
      <w:numFmt w:val="bullet"/>
      <w:lvlText w:val=""/>
      <w:lvlJc w:val="left"/>
      <w:pPr>
        <w:ind w:left="1007" w:hanging="44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7" w15:restartNumberingAfterBreak="0">
    <w:nsid w:val="5ACC00FC"/>
    <w:multiLevelType w:val="multilevel"/>
    <w:tmpl w:val="5ACC00FC"/>
    <w:lvl w:ilvl="0">
      <w:start w:val="1"/>
      <w:numFmt w:val="chineseCountingThousand"/>
      <w:suff w:val="space"/>
      <w:lvlText w:val="第%1章"/>
      <w:lvlJc w:val="left"/>
      <w:pPr>
        <w:ind w:left="0" w:firstLine="0"/>
      </w:pPr>
      <w:rPr>
        <w:rFonts w:ascii="Arial" w:eastAsia="宋体" w:hAnsi="Arial" w:hint="default"/>
        <w:b/>
        <w:i w:val="0"/>
        <w:color w:val="000000" w:themeColor="text1"/>
        <w:sz w:val="28"/>
        <w:u w:color="000000" w:themeColor="text1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Arial" w:eastAsia="宋体" w:hAnsi="Arial" w:hint="default"/>
        <w:b/>
        <w:i w:val="0"/>
        <w:color w:val="000000" w:themeColor="text1"/>
        <w:sz w:val="24"/>
      </w:rPr>
    </w:lvl>
    <w:lvl w:ilvl="2">
      <w:start w:val="1"/>
      <w:numFmt w:val="decimal"/>
      <w:lvlText w:val="%2.%3"/>
      <w:lvlJc w:val="left"/>
      <w:pPr>
        <w:ind w:left="0" w:firstLine="0"/>
      </w:pPr>
      <w:rPr>
        <w:rFonts w:ascii="Arial" w:eastAsia="宋体" w:hAnsi="Arial" w:hint="default"/>
        <w:b/>
        <w:i w:val="0"/>
        <w:sz w:val="24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abstractNum w:abstractNumId="8" w15:restartNumberingAfterBreak="0">
    <w:nsid w:val="63F20EED"/>
    <w:multiLevelType w:val="multilevel"/>
    <w:tmpl w:val="63F20EED"/>
    <w:lvl w:ilvl="0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0D15105"/>
    <w:multiLevelType w:val="multilevel"/>
    <w:tmpl w:val="70D15105"/>
    <w:lvl w:ilvl="0">
      <w:start w:val="1"/>
      <w:numFmt w:val="bullet"/>
      <w:pStyle w:val="List1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E30F8E"/>
    <w:multiLevelType w:val="multilevel"/>
    <w:tmpl w:val="70E30F8E"/>
    <w:lvl w:ilvl="0">
      <w:start w:val="1"/>
      <w:numFmt w:val="chineseCountingThousand"/>
      <w:suff w:val="space"/>
      <w:lvlText w:val="第%1章"/>
      <w:lvlJc w:val="left"/>
      <w:pPr>
        <w:ind w:left="0" w:firstLine="0"/>
      </w:pPr>
      <w:rPr>
        <w:rFonts w:ascii="Arial" w:eastAsia="宋体" w:hAnsi="Arial" w:hint="default"/>
        <w:b/>
        <w:i w:val="0"/>
        <w:color w:val="000000" w:themeColor="text1"/>
        <w:sz w:val="28"/>
        <w:u w:color="000000" w:themeColor="text1"/>
      </w:rPr>
    </w:lvl>
    <w:lvl w:ilvl="1">
      <w:start w:val="1"/>
      <w:numFmt w:val="chineseCountingThousand"/>
      <w:suff w:val="space"/>
      <w:lvlText w:val="%2、"/>
      <w:lvlJc w:val="left"/>
      <w:pPr>
        <w:ind w:left="0" w:firstLine="0"/>
      </w:pPr>
      <w:rPr>
        <w:rFonts w:ascii="Arial" w:eastAsia="宋体" w:hAnsi="Arial" w:hint="default"/>
        <w:b w:val="0"/>
        <w:i w:val="0"/>
        <w:color w:val="000000" w:themeColor="text1"/>
        <w:sz w:val="24"/>
      </w:rPr>
    </w:lvl>
    <w:lvl w:ilvl="2">
      <w:start w:val="1"/>
      <w:numFmt w:val="chineseCountingThousand"/>
      <w:suff w:val="space"/>
      <w:lvlText w:val="（%3）"/>
      <w:lvlJc w:val="left"/>
      <w:pPr>
        <w:ind w:left="0" w:firstLine="0"/>
      </w:pPr>
      <w:rPr>
        <w:rFonts w:ascii="Arial" w:eastAsia="宋体" w:hAnsi="Arial" w:hint="default"/>
        <w:b w:val="0"/>
        <w:i w:val="0"/>
        <w:sz w:val="24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num w:numId="1" w16cid:durableId="1198853310">
    <w:abstractNumId w:val="3"/>
  </w:num>
  <w:num w:numId="2" w16cid:durableId="179394075">
    <w:abstractNumId w:val="2"/>
  </w:num>
  <w:num w:numId="3" w16cid:durableId="897402054">
    <w:abstractNumId w:val="9"/>
  </w:num>
  <w:num w:numId="4" w16cid:durableId="566960518">
    <w:abstractNumId w:val="1"/>
  </w:num>
  <w:num w:numId="5" w16cid:durableId="1016081308">
    <w:abstractNumId w:val="0"/>
  </w:num>
  <w:num w:numId="6" w16cid:durableId="410085637">
    <w:abstractNumId w:val="4"/>
  </w:num>
  <w:num w:numId="7" w16cid:durableId="1790053814">
    <w:abstractNumId w:val="7"/>
  </w:num>
  <w:num w:numId="8" w16cid:durableId="1147553032">
    <w:abstractNumId w:val="5"/>
  </w:num>
  <w:num w:numId="9" w16cid:durableId="1329865603">
    <w:abstractNumId w:val="6"/>
  </w:num>
  <w:num w:numId="10" w16cid:durableId="1029794902">
    <w:abstractNumId w:val="5"/>
    <w:lvlOverride w:ilvl="0">
      <w:lvl w:ilvl="0">
        <w:start w:val="1"/>
        <w:numFmt w:val="chineseCountingThousand"/>
        <w:suff w:val="space"/>
        <w:lvlText w:val="第%1章"/>
        <w:lvlJc w:val="left"/>
        <w:pPr>
          <w:ind w:left="0" w:firstLine="0"/>
        </w:pPr>
        <w:rPr>
          <w:rFonts w:ascii="Arial" w:eastAsia="宋体" w:hAnsi="Arial" w:hint="default"/>
          <w:b/>
          <w:i w:val="0"/>
          <w:color w:val="000000" w:themeColor="text1"/>
          <w:sz w:val="28"/>
          <w:u w:color="000000" w:themeColor="text1"/>
        </w:rPr>
      </w:lvl>
    </w:lvlOverride>
    <w:lvlOverride w:ilvl="1">
      <w:lvl w:ilvl="1" w:tentative="1">
        <w:start w:val="1"/>
        <w:numFmt w:val="decimal"/>
        <w:lvlText w:val="%2."/>
        <w:lvlJc w:val="left"/>
        <w:pPr>
          <w:ind w:left="0" w:firstLine="0"/>
        </w:pPr>
        <w:rPr>
          <w:rFonts w:ascii="Arial" w:eastAsia="宋体" w:hAnsi="Arial" w:hint="default"/>
          <w:b/>
          <w:i w:val="0"/>
          <w:color w:val="000000" w:themeColor="text1"/>
          <w:sz w:val="24"/>
        </w:rPr>
      </w:lvl>
    </w:lvlOverride>
    <w:lvlOverride w:ilvl="2">
      <w:lvl w:ilvl="2" w:tentative="1">
        <w:start w:val="1"/>
        <w:numFmt w:val="decimal"/>
        <w:lvlText w:val="%2.%3"/>
        <w:lvlJc w:val="left"/>
        <w:pPr>
          <w:ind w:left="0" w:firstLine="0"/>
        </w:pPr>
        <w:rPr>
          <w:rFonts w:ascii="Arial" w:eastAsia="宋体" w:hAnsi="Arial" w:hint="default"/>
          <w:b/>
          <w:i w:val="0"/>
          <w:sz w:val="24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1760" w:hanging="440"/>
        </w:pPr>
        <w:rPr>
          <w:rFonts w:hint="eastAsia"/>
        </w:r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200" w:hanging="440"/>
        </w:pPr>
        <w:rPr>
          <w:rFonts w:hint="eastAsia"/>
        </w:r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640" w:hanging="440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3080" w:hanging="440"/>
        </w:pPr>
        <w:rPr>
          <w:rFonts w:hint="eastAsia"/>
        </w:r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520" w:hanging="440"/>
        </w:pPr>
        <w:rPr>
          <w:rFonts w:hint="eastAsia"/>
        </w:r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960" w:hanging="440"/>
        </w:pPr>
        <w:rPr>
          <w:rFonts w:hint="eastAsia"/>
        </w:rPr>
      </w:lvl>
    </w:lvlOverride>
  </w:num>
  <w:num w:numId="11" w16cid:durableId="255677480">
    <w:abstractNumId w:val="5"/>
    <w:lvlOverride w:ilvl="0">
      <w:lvl w:ilvl="0" w:tentative="1">
        <w:start w:val="1"/>
        <w:numFmt w:val="chineseCountingThousand"/>
        <w:suff w:val="space"/>
        <w:lvlText w:val="第%1章"/>
        <w:lvlJc w:val="left"/>
        <w:pPr>
          <w:ind w:left="0" w:firstLine="0"/>
        </w:pPr>
        <w:rPr>
          <w:rFonts w:ascii="Arial" w:eastAsia="宋体" w:hAnsi="Arial" w:hint="default"/>
          <w:b/>
          <w:i w:val="0"/>
          <w:color w:val="000000" w:themeColor="text1"/>
          <w:sz w:val="28"/>
          <w:u w:color="000000" w:themeColor="text1"/>
        </w:rPr>
      </w:lvl>
    </w:lvlOverride>
    <w:lvlOverride w:ilvl="1">
      <w:lvl w:ilvl="1" w:tentative="1">
        <w:start w:val="1"/>
        <w:numFmt w:val="chineseCountingThousand"/>
        <w:suff w:val="space"/>
        <w:lvlText w:val="%2、"/>
        <w:lvlJc w:val="left"/>
        <w:pPr>
          <w:ind w:left="0" w:firstLine="0"/>
        </w:pPr>
        <w:rPr>
          <w:rFonts w:ascii="Arial" w:eastAsia="宋体" w:hAnsi="Arial" w:hint="default"/>
          <w:b w:val="0"/>
          <w:i w:val="0"/>
          <w:color w:val="000000" w:themeColor="text1"/>
          <w:sz w:val="24"/>
        </w:rPr>
      </w:lvl>
    </w:lvlOverride>
    <w:lvlOverride w:ilvl="2">
      <w:lvl w:ilvl="2">
        <w:start w:val="1"/>
        <w:numFmt w:val="chineseCountingThousand"/>
        <w:suff w:val="space"/>
        <w:lvlText w:val="（%3）"/>
        <w:lvlJc w:val="left"/>
        <w:pPr>
          <w:ind w:left="0" w:firstLine="0"/>
        </w:pPr>
        <w:rPr>
          <w:rFonts w:ascii="Arial" w:eastAsia="宋体" w:hAnsi="Arial" w:hint="default"/>
          <w:b w:val="0"/>
          <w:i w:val="0"/>
          <w:sz w:val="24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1760" w:hanging="440"/>
        </w:pPr>
        <w:rPr>
          <w:rFonts w:hint="eastAsia"/>
        </w:r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200" w:hanging="440"/>
        </w:pPr>
        <w:rPr>
          <w:rFonts w:hint="eastAsia"/>
        </w:r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640" w:hanging="440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3080" w:hanging="440"/>
        </w:pPr>
        <w:rPr>
          <w:rFonts w:hint="eastAsia"/>
        </w:r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520" w:hanging="440"/>
        </w:pPr>
        <w:rPr>
          <w:rFonts w:hint="eastAsia"/>
        </w:r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960" w:hanging="440"/>
        </w:pPr>
        <w:rPr>
          <w:rFonts w:hint="eastAsia"/>
        </w:rPr>
      </w:lvl>
    </w:lvlOverride>
  </w:num>
  <w:num w:numId="12" w16cid:durableId="233123427">
    <w:abstractNumId w:val="5"/>
    <w:lvlOverride w:ilvl="0">
      <w:lvl w:ilvl="0" w:tentative="1">
        <w:start w:val="1"/>
        <w:numFmt w:val="chineseCountingThousand"/>
        <w:suff w:val="space"/>
        <w:lvlText w:val="第%1章"/>
        <w:lvlJc w:val="left"/>
        <w:pPr>
          <w:ind w:left="0" w:firstLine="0"/>
        </w:pPr>
        <w:rPr>
          <w:rFonts w:ascii="Arial" w:eastAsia="宋体" w:hAnsi="Arial" w:hint="default"/>
          <w:b/>
          <w:i w:val="0"/>
          <w:color w:val="000000" w:themeColor="text1"/>
          <w:sz w:val="28"/>
          <w:u w:color="000000" w:themeColor="text1"/>
        </w:rPr>
      </w:lvl>
    </w:lvlOverride>
    <w:lvlOverride w:ilvl="1">
      <w:lvl w:ilvl="1" w:tentative="1">
        <w:start w:val="1"/>
        <w:numFmt w:val="chineseCountingThousand"/>
        <w:suff w:val="space"/>
        <w:lvlText w:val="%2、"/>
        <w:lvlJc w:val="left"/>
        <w:pPr>
          <w:ind w:left="0" w:firstLine="0"/>
        </w:pPr>
        <w:rPr>
          <w:rFonts w:ascii="Arial" w:eastAsia="宋体" w:hAnsi="Arial" w:hint="default"/>
          <w:b w:val="0"/>
          <w:i w:val="0"/>
          <w:color w:val="000000" w:themeColor="text1"/>
          <w:sz w:val="24"/>
        </w:rPr>
      </w:lvl>
    </w:lvlOverride>
    <w:lvlOverride w:ilvl="2">
      <w:lvl w:ilvl="2">
        <w:start w:val="1"/>
        <w:numFmt w:val="chineseCountingThousand"/>
        <w:suff w:val="space"/>
        <w:lvlText w:val="（%3）"/>
        <w:lvlJc w:val="left"/>
        <w:pPr>
          <w:ind w:left="0" w:firstLine="0"/>
        </w:pPr>
        <w:rPr>
          <w:rFonts w:ascii="Arial" w:eastAsia="宋体" w:hAnsi="Arial" w:hint="default"/>
          <w:b w:val="0"/>
          <w:i w:val="0"/>
          <w:sz w:val="24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1760" w:hanging="440"/>
        </w:pPr>
        <w:rPr>
          <w:rFonts w:hint="eastAsia"/>
        </w:r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200" w:hanging="440"/>
        </w:pPr>
        <w:rPr>
          <w:rFonts w:hint="eastAsia"/>
        </w:r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640" w:hanging="440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3080" w:hanging="440"/>
        </w:pPr>
        <w:rPr>
          <w:rFonts w:hint="eastAsia"/>
        </w:r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520" w:hanging="440"/>
        </w:pPr>
        <w:rPr>
          <w:rFonts w:hint="eastAsia"/>
        </w:r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960" w:hanging="440"/>
        </w:pPr>
        <w:rPr>
          <w:rFonts w:hint="eastAsia"/>
        </w:rPr>
      </w:lvl>
    </w:lvlOverride>
  </w:num>
  <w:num w:numId="13" w16cid:durableId="331875605">
    <w:abstractNumId w:val="10"/>
  </w:num>
  <w:num w:numId="14" w16cid:durableId="501702182">
    <w:abstractNumId w:val="5"/>
    <w:lvlOverride w:ilvl="0">
      <w:lvl w:ilvl="0">
        <w:start w:val="1"/>
        <w:numFmt w:val="chineseCountingThousand"/>
        <w:suff w:val="space"/>
        <w:lvlText w:val="第%1章"/>
        <w:lvlJc w:val="left"/>
        <w:pPr>
          <w:ind w:left="0" w:firstLine="0"/>
        </w:pPr>
        <w:rPr>
          <w:rFonts w:ascii="Arial" w:eastAsia="宋体" w:hAnsi="Arial" w:hint="default"/>
          <w:b/>
          <w:i w:val="0"/>
          <w:color w:val="000000" w:themeColor="text1"/>
          <w:sz w:val="28"/>
          <w:u w:color="000000" w:themeColor="text1"/>
        </w:rPr>
      </w:lvl>
    </w:lvlOverride>
    <w:lvlOverride w:ilvl="1">
      <w:lvl w:ilvl="1" w:tentative="1">
        <w:start w:val="1"/>
        <w:numFmt w:val="chineseCountingThousand"/>
        <w:suff w:val="space"/>
        <w:lvlText w:val="%2、"/>
        <w:lvlJc w:val="left"/>
        <w:pPr>
          <w:ind w:left="0" w:firstLine="0"/>
        </w:pPr>
        <w:rPr>
          <w:rFonts w:ascii="Arial" w:eastAsia="宋体" w:hAnsi="Arial" w:hint="default"/>
          <w:b w:val="0"/>
          <w:i w:val="0"/>
          <w:color w:val="000000" w:themeColor="text1"/>
          <w:sz w:val="24"/>
        </w:rPr>
      </w:lvl>
    </w:lvlOverride>
    <w:lvlOverride w:ilvl="2">
      <w:lvl w:ilvl="2">
        <w:start w:val="1"/>
        <w:numFmt w:val="chineseCountingThousand"/>
        <w:suff w:val="space"/>
        <w:lvlText w:val="(%3)"/>
        <w:lvlJc w:val="left"/>
        <w:pPr>
          <w:ind w:left="0" w:firstLine="0"/>
        </w:pPr>
        <w:rPr>
          <w:rFonts w:ascii="Arial" w:eastAsia="宋体" w:hAnsi="Arial" w:hint="default"/>
          <w:b w:val="0"/>
          <w:i w:val="0"/>
          <w:sz w:val="24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1760" w:hanging="440"/>
        </w:pPr>
        <w:rPr>
          <w:rFonts w:hint="eastAsia"/>
        </w:r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200" w:hanging="440"/>
        </w:pPr>
        <w:rPr>
          <w:rFonts w:hint="eastAsia"/>
        </w:r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640" w:hanging="440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3080" w:hanging="440"/>
        </w:pPr>
        <w:rPr>
          <w:rFonts w:hint="eastAsia"/>
        </w:r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520" w:hanging="440"/>
        </w:pPr>
        <w:rPr>
          <w:rFonts w:hint="eastAsia"/>
        </w:r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960" w:hanging="440"/>
        </w:pPr>
        <w:rPr>
          <w:rFonts w:hint="eastAsia"/>
        </w:rPr>
      </w:lvl>
    </w:lvlOverride>
  </w:num>
  <w:num w:numId="15" w16cid:durableId="24336329">
    <w:abstractNumId w:val="5"/>
    <w:lvlOverride w:ilvl="0">
      <w:lvl w:ilvl="0" w:tentative="1">
        <w:start w:val="1"/>
        <w:numFmt w:val="chineseCountingThousand"/>
        <w:suff w:val="space"/>
        <w:lvlText w:val="第%1章"/>
        <w:lvlJc w:val="left"/>
        <w:pPr>
          <w:ind w:left="0" w:firstLine="0"/>
        </w:pPr>
        <w:rPr>
          <w:rFonts w:ascii="Arial" w:eastAsia="宋体" w:hAnsi="Arial" w:hint="default"/>
          <w:b/>
          <w:i w:val="0"/>
          <w:color w:val="000000" w:themeColor="text1"/>
          <w:sz w:val="28"/>
          <w:u w:color="000000" w:themeColor="text1"/>
        </w:rPr>
      </w:lvl>
    </w:lvlOverride>
    <w:lvlOverride w:ilvl="1">
      <w:lvl w:ilvl="1" w:tentative="1">
        <w:start w:val="1"/>
        <w:numFmt w:val="chineseCountingThousand"/>
        <w:suff w:val="space"/>
        <w:lvlText w:val="%2、"/>
        <w:lvlJc w:val="left"/>
        <w:pPr>
          <w:ind w:left="0" w:firstLine="0"/>
        </w:pPr>
        <w:rPr>
          <w:rFonts w:ascii="Arial" w:eastAsia="宋体" w:hAnsi="Arial" w:hint="default"/>
          <w:b w:val="0"/>
          <w:i w:val="0"/>
          <w:color w:val="000000" w:themeColor="text1"/>
          <w:sz w:val="24"/>
        </w:rPr>
      </w:lvl>
    </w:lvlOverride>
    <w:lvlOverride w:ilvl="2">
      <w:lvl w:ilvl="2">
        <w:start w:val="1"/>
        <w:numFmt w:val="chineseCountingThousand"/>
        <w:suff w:val="space"/>
        <w:lvlText w:val="（%3）"/>
        <w:lvlJc w:val="left"/>
        <w:pPr>
          <w:ind w:left="0" w:firstLine="0"/>
        </w:pPr>
        <w:rPr>
          <w:rFonts w:ascii="Arial" w:eastAsia="宋体" w:hAnsi="Arial" w:hint="default"/>
          <w:b w:val="0"/>
          <w:i w:val="0"/>
          <w:sz w:val="24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1760" w:hanging="440"/>
        </w:pPr>
        <w:rPr>
          <w:rFonts w:hint="eastAsia"/>
        </w:r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200" w:hanging="440"/>
        </w:pPr>
        <w:rPr>
          <w:rFonts w:hint="eastAsia"/>
        </w:r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640" w:hanging="440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3080" w:hanging="440"/>
        </w:pPr>
        <w:rPr>
          <w:rFonts w:hint="eastAsia"/>
        </w:r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520" w:hanging="440"/>
        </w:pPr>
        <w:rPr>
          <w:rFonts w:hint="eastAsia"/>
        </w:r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960" w:hanging="440"/>
        </w:pPr>
        <w:rPr>
          <w:rFonts w:hint="eastAsia"/>
        </w:rPr>
      </w:lvl>
    </w:lvlOverride>
  </w:num>
  <w:num w:numId="16" w16cid:durableId="1540623351">
    <w:abstractNumId w:val="0"/>
  </w:num>
  <w:num w:numId="17" w16cid:durableId="62410508">
    <w:abstractNumId w:val="5"/>
    <w:lvlOverride w:ilvl="0">
      <w:lvl w:ilvl="0" w:tentative="1">
        <w:start w:val="1"/>
        <w:numFmt w:val="chineseCountingThousand"/>
        <w:suff w:val="space"/>
        <w:lvlText w:val="第%1章"/>
        <w:lvlJc w:val="left"/>
        <w:pPr>
          <w:ind w:left="0" w:firstLine="0"/>
        </w:pPr>
        <w:rPr>
          <w:rFonts w:ascii="Arial" w:eastAsia="宋体" w:hAnsi="Arial" w:hint="default"/>
          <w:b/>
          <w:i w:val="0"/>
          <w:color w:val="000000" w:themeColor="text1"/>
          <w:sz w:val="28"/>
          <w:u w:color="000000" w:themeColor="text1"/>
        </w:rPr>
      </w:lvl>
    </w:lvlOverride>
    <w:lvlOverride w:ilvl="1">
      <w:lvl w:ilvl="1" w:tentative="1">
        <w:start w:val="1"/>
        <w:numFmt w:val="chineseCountingThousand"/>
        <w:suff w:val="space"/>
        <w:lvlText w:val="%2、"/>
        <w:lvlJc w:val="left"/>
        <w:pPr>
          <w:ind w:left="0" w:firstLine="0"/>
        </w:pPr>
        <w:rPr>
          <w:rFonts w:ascii="Arial" w:eastAsia="宋体" w:hAnsi="Arial" w:hint="default"/>
          <w:b w:val="0"/>
          <w:i w:val="0"/>
          <w:color w:val="000000" w:themeColor="text1"/>
          <w:sz w:val="24"/>
        </w:rPr>
      </w:lvl>
    </w:lvlOverride>
    <w:lvlOverride w:ilvl="2">
      <w:lvl w:ilvl="2">
        <w:start w:val="1"/>
        <w:numFmt w:val="chineseCountingThousand"/>
        <w:suff w:val="space"/>
        <w:lvlText w:val="（%3）"/>
        <w:lvlJc w:val="left"/>
        <w:pPr>
          <w:ind w:left="0" w:firstLine="0"/>
        </w:pPr>
        <w:rPr>
          <w:rFonts w:ascii="Arial" w:eastAsia="宋体" w:hAnsi="Arial" w:hint="default"/>
          <w:b w:val="0"/>
          <w:i w:val="0"/>
          <w:sz w:val="24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1760" w:hanging="440"/>
        </w:pPr>
        <w:rPr>
          <w:rFonts w:hint="eastAsia"/>
        </w:r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200" w:hanging="440"/>
        </w:pPr>
        <w:rPr>
          <w:rFonts w:hint="eastAsia"/>
        </w:r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640" w:hanging="440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3080" w:hanging="440"/>
        </w:pPr>
        <w:rPr>
          <w:rFonts w:hint="eastAsia"/>
        </w:r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520" w:hanging="440"/>
        </w:pPr>
        <w:rPr>
          <w:rFonts w:hint="eastAsia"/>
        </w:r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960" w:hanging="440"/>
        </w:pPr>
        <w:rPr>
          <w:rFonts w:hint="eastAsia"/>
        </w:rPr>
      </w:lvl>
    </w:lvlOverride>
  </w:num>
  <w:num w:numId="18" w16cid:durableId="97991917">
    <w:abstractNumId w:val="0"/>
  </w:num>
  <w:num w:numId="19" w16cid:durableId="676149915">
    <w:abstractNumId w:val="8"/>
  </w:num>
  <w:num w:numId="20" w16cid:durableId="751128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E1B"/>
    <w:rsid w:val="00002A3C"/>
    <w:rsid w:val="00014F30"/>
    <w:rsid w:val="0001524D"/>
    <w:rsid w:val="00017E9F"/>
    <w:rsid w:val="00020611"/>
    <w:rsid w:val="00021EF0"/>
    <w:rsid w:val="00022FC6"/>
    <w:rsid w:val="000246B6"/>
    <w:rsid w:val="00026E12"/>
    <w:rsid w:val="00030263"/>
    <w:rsid w:val="00033FE5"/>
    <w:rsid w:val="00034791"/>
    <w:rsid w:val="000366A0"/>
    <w:rsid w:val="00040A2A"/>
    <w:rsid w:val="00046769"/>
    <w:rsid w:val="00051572"/>
    <w:rsid w:val="00051894"/>
    <w:rsid w:val="000525F3"/>
    <w:rsid w:val="000532DA"/>
    <w:rsid w:val="000551F0"/>
    <w:rsid w:val="00057FC4"/>
    <w:rsid w:val="00062D39"/>
    <w:rsid w:val="00063C51"/>
    <w:rsid w:val="000648F0"/>
    <w:rsid w:val="0006514E"/>
    <w:rsid w:val="00066E0F"/>
    <w:rsid w:val="000675BD"/>
    <w:rsid w:val="000678EA"/>
    <w:rsid w:val="00071486"/>
    <w:rsid w:val="000723E1"/>
    <w:rsid w:val="000732FD"/>
    <w:rsid w:val="00074831"/>
    <w:rsid w:val="00075774"/>
    <w:rsid w:val="0008322B"/>
    <w:rsid w:val="000834EF"/>
    <w:rsid w:val="00084B09"/>
    <w:rsid w:val="0008604C"/>
    <w:rsid w:val="0008776C"/>
    <w:rsid w:val="00092624"/>
    <w:rsid w:val="000932D2"/>
    <w:rsid w:val="00095670"/>
    <w:rsid w:val="000A0E3A"/>
    <w:rsid w:val="000A52D2"/>
    <w:rsid w:val="000A5307"/>
    <w:rsid w:val="000A5D12"/>
    <w:rsid w:val="000A5FC3"/>
    <w:rsid w:val="000B0FED"/>
    <w:rsid w:val="000B1988"/>
    <w:rsid w:val="000B2D51"/>
    <w:rsid w:val="000B3FCE"/>
    <w:rsid w:val="000B50AA"/>
    <w:rsid w:val="000B5ACF"/>
    <w:rsid w:val="000B5B1E"/>
    <w:rsid w:val="000B5F22"/>
    <w:rsid w:val="000B6509"/>
    <w:rsid w:val="000C238B"/>
    <w:rsid w:val="000C5B5A"/>
    <w:rsid w:val="000C7397"/>
    <w:rsid w:val="000D088C"/>
    <w:rsid w:val="000D3448"/>
    <w:rsid w:val="000D5294"/>
    <w:rsid w:val="000E2DFD"/>
    <w:rsid w:val="000E5A7A"/>
    <w:rsid w:val="000F1478"/>
    <w:rsid w:val="000F378D"/>
    <w:rsid w:val="000F77F9"/>
    <w:rsid w:val="001000FA"/>
    <w:rsid w:val="001002FF"/>
    <w:rsid w:val="00102988"/>
    <w:rsid w:val="001029A7"/>
    <w:rsid w:val="00104606"/>
    <w:rsid w:val="00111ACD"/>
    <w:rsid w:val="0011330A"/>
    <w:rsid w:val="00114877"/>
    <w:rsid w:val="00115703"/>
    <w:rsid w:val="00116050"/>
    <w:rsid w:val="001162B9"/>
    <w:rsid w:val="001231A2"/>
    <w:rsid w:val="00124470"/>
    <w:rsid w:val="001247E7"/>
    <w:rsid w:val="00124F98"/>
    <w:rsid w:val="0012773E"/>
    <w:rsid w:val="001317FD"/>
    <w:rsid w:val="00132A20"/>
    <w:rsid w:val="00133A07"/>
    <w:rsid w:val="0013799E"/>
    <w:rsid w:val="001406CE"/>
    <w:rsid w:val="00151CB8"/>
    <w:rsid w:val="00155265"/>
    <w:rsid w:val="001612D1"/>
    <w:rsid w:val="00164FDA"/>
    <w:rsid w:val="0017011F"/>
    <w:rsid w:val="0017517B"/>
    <w:rsid w:val="00175800"/>
    <w:rsid w:val="00180209"/>
    <w:rsid w:val="001818D1"/>
    <w:rsid w:val="00182728"/>
    <w:rsid w:val="001860A7"/>
    <w:rsid w:val="00191E17"/>
    <w:rsid w:val="00193C69"/>
    <w:rsid w:val="00194877"/>
    <w:rsid w:val="00195F83"/>
    <w:rsid w:val="00197ADA"/>
    <w:rsid w:val="001A427D"/>
    <w:rsid w:val="001A5197"/>
    <w:rsid w:val="001B03D9"/>
    <w:rsid w:val="001B11C7"/>
    <w:rsid w:val="001B1257"/>
    <w:rsid w:val="001B189F"/>
    <w:rsid w:val="001B232B"/>
    <w:rsid w:val="001B6183"/>
    <w:rsid w:val="001B6633"/>
    <w:rsid w:val="001B702B"/>
    <w:rsid w:val="001C1197"/>
    <w:rsid w:val="001C1F24"/>
    <w:rsid w:val="001C36AF"/>
    <w:rsid w:val="001C685E"/>
    <w:rsid w:val="001D0B06"/>
    <w:rsid w:val="001D2212"/>
    <w:rsid w:val="001D2BDB"/>
    <w:rsid w:val="001D302D"/>
    <w:rsid w:val="001D3220"/>
    <w:rsid w:val="001D49ED"/>
    <w:rsid w:val="001D52AD"/>
    <w:rsid w:val="001D5B7C"/>
    <w:rsid w:val="001E2EEC"/>
    <w:rsid w:val="001E3D3B"/>
    <w:rsid w:val="001E6094"/>
    <w:rsid w:val="001E609A"/>
    <w:rsid w:val="001E6487"/>
    <w:rsid w:val="001E6D50"/>
    <w:rsid w:val="001F04CB"/>
    <w:rsid w:val="001F73F0"/>
    <w:rsid w:val="001F73F2"/>
    <w:rsid w:val="00205687"/>
    <w:rsid w:val="00206087"/>
    <w:rsid w:val="002063A4"/>
    <w:rsid w:val="0021035F"/>
    <w:rsid w:val="002114DC"/>
    <w:rsid w:val="002120C2"/>
    <w:rsid w:val="00215FD4"/>
    <w:rsid w:val="00216EC5"/>
    <w:rsid w:val="002216DC"/>
    <w:rsid w:val="00222049"/>
    <w:rsid w:val="00222543"/>
    <w:rsid w:val="00223E52"/>
    <w:rsid w:val="00226ED0"/>
    <w:rsid w:val="0023183D"/>
    <w:rsid w:val="00233BF0"/>
    <w:rsid w:val="00235106"/>
    <w:rsid w:val="00235EA9"/>
    <w:rsid w:val="00236BA8"/>
    <w:rsid w:val="00237DAE"/>
    <w:rsid w:val="00240836"/>
    <w:rsid w:val="00240CC1"/>
    <w:rsid w:val="00241F99"/>
    <w:rsid w:val="00242237"/>
    <w:rsid w:val="00245CA7"/>
    <w:rsid w:val="002465F8"/>
    <w:rsid w:val="00253EF1"/>
    <w:rsid w:val="00254BCB"/>
    <w:rsid w:val="00254BDE"/>
    <w:rsid w:val="00256A14"/>
    <w:rsid w:val="00257D6D"/>
    <w:rsid w:val="002657DC"/>
    <w:rsid w:val="00267853"/>
    <w:rsid w:val="002717BB"/>
    <w:rsid w:val="00274058"/>
    <w:rsid w:val="00280CBF"/>
    <w:rsid w:val="002810E7"/>
    <w:rsid w:val="002814C4"/>
    <w:rsid w:val="002874F5"/>
    <w:rsid w:val="00291BE2"/>
    <w:rsid w:val="0029359D"/>
    <w:rsid w:val="00296755"/>
    <w:rsid w:val="00297188"/>
    <w:rsid w:val="002A1626"/>
    <w:rsid w:val="002A29E1"/>
    <w:rsid w:val="002A34FA"/>
    <w:rsid w:val="002A38BE"/>
    <w:rsid w:val="002A40FA"/>
    <w:rsid w:val="002A5236"/>
    <w:rsid w:val="002A595A"/>
    <w:rsid w:val="002A700B"/>
    <w:rsid w:val="002A7987"/>
    <w:rsid w:val="002B0FEA"/>
    <w:rsid w:val="002B1804"/>
    <w:rsid w:val="002B2793"/>
    <w:rsid w:val="002B4455"/>
    <w:rsid w:val="002B4A0E"/>
    <w:rsid w:val="002B54BD"/>
    <w:rsid w:val="002B6C60"/>
    <w:rsid w:val="002B7EB3"/>
    <w:rsid w:val="002C27A4"/>
    <w:rsid w:val="002C2F8E"/>
    <w:rsid w:val="002C63AA"/>
    <w:rsid w:val="002D05C9"/>
    <w:rsid w:val="002D2250"/>
    <w:rsid w:val="002D32DB"/>
    <w:rsid w:val="002D6D5B"/>
    <w:rsid w:val="002E0A86"/>
    <w:rsid w:val="002E10F6"/>
    <w:rsid w:val="002E4D3D"/>
    <w:rsid w:val="002F2F11"/>
    <w:rsid w:val="002F4770"/>
    <w:rsid w:val="002F5064"/>
    <w:rsid w:val="003002E2"/>
    <w:rsid w:val="003019B0"/>
    <w:rsid w:val="003036FD"/>
    <w:rsid w:val="003044B0"/>
    <w:rsid w:val="00305794"/>
    <w:rsid w:val="00305D71"/>
    <w:rsid w:val="00306718"/>
    <w:rsid w:val="00307AF3"/>
    <w:rsid w:val="003108BB"/>
    <w:rsid w:val="00311908"/>
    <w:rsid w:val="003165BA"/>
    <w:rsid w:val="00317259"/>
    <w:rsid w:val="003205EC"/>
    <w:rsid w:val="0032700C"/>
    <w:rsid w:val="003321F8"/>
    <w:rsid w:val="0033343B"/>
    <w:rsid w:val="00336659"/>
    <w:rsid w:val="0033744B"/>
    <w:rsid w:val="00337D9B"/>
    <w:rsid w:val="00342A3C"/>
    <w:rsid w:val="003432BF"/>
    <w:rsid w:val="00344820"/>
    <w:rsid w:val="00344B7A"/>
    <w:rsid w:val="00346BC0"/>
    <w:rsid w:val="00347880"/>
    <w:rsid w:val="003509DE"/>
    <w:rsid w:val="00352975"/>
    <w:rsid w:val="0035440A"/>
    <w:rsid w:val="00354715"/>
    <w:rsid w:val="00355384"/>
    <w:rsid w:val="00356A35"/>
    <w:rsid w:val="00357F80"/>
    <w:rsid w:val="003663A8"/>
    <w:rsid w:val="003673E5"/>
    <w:rsid w:val="0037259D"/>
    <w:rsid w:val="00373B8F"/>
    <w:rsid w:val="00374884"/>
    <w:rsid w:val="00374D40"/>
    <w:rsid w:val="003753B4"/>
    <w:rsid w:val="0037567C"/>
    <w:rsid w:val="003775AF"/>
    <w:rsid w:val="0038021C"/>
    <w:rsid w:val="00382188"/>
    <w:rsid w:val="00384120"/>
    <w:rsid w:val="00384577"/>
    <w:rsid w:val="00385D2D"/>
    <w:rsid w:val="00386314"/>
    <w:rsid w:val="003870CE"/>
    <w:rsid w:val="003873FD"/>
    <w:rsid w:val="0039130D"/>
    <w:rsid w:val="00394F55"/>
    <w:rsid w:val="00396417"/>
    <w:rsid w:val="00397DD7"/>
    <w:rsid w:val="003A2B5C"/>
    <w:rsid w:val="003B226C"/>
    <w:rsid w:val="003B455C"/>
    <w:rsid w:val="003C12A5"/>
    <w:rsid w:val="003C161E"/>
    <w:rsid w:val="003C25EC"/>
    <w:rsid w:val="003C7836"/>
    <w:rsid w:val="003C7C09"/>
    <w:rsid w:val="003D34A5"/>
    <w:rsid w:val="003D383C"/>
    <w:rsid w:val="003D74E7"/>
    <w:rsid w:val="003E04FB"/>
    <w:rsid w:val="003E08B3"/>
    <w:rsid w:val="003E236B"/>
    <w:rsid w:val="003E4636"/>
    <w:rsid w:val="003E5E90"/>
    <w:rsid w:val="003E6AA5"/>
    <w:rsid w:val="003F0065"/>
    <w:rsid w:val="003F1603"/>
    <w:rsid w:val="003F3BD5"/>
    <w:rsid w:val="003F4919"/>
    <w:rsid w:val="003F5070"/>
    <w:rsid w:val="003F5CA8"/>
    <w:rsid w:val="003F6573"/>
    <w:rsid w:val="003F6CA9"/>
    <w:rsid w:val="00400F7F"/>
    <w:rsid w:val="00401936"/>
    <w:rsid w:val="004042C7"/>
    <w:rsid w:val="00407C43"/>
    <w:rsid w:val="004107E1"/>
    <w:rsid w:val="00411FEB"/>
    <w:rsid w:val="004131DE"/>
    <w:rsid w:val="00413FBD"/>
    <w:rsid w:val="004146C5"/>
    <w:rsid w:val="00415FC0"/>
    <w:rsid w:val="0042075D"/>
    <w:rsid w:val="00421BD6"/>
    <w:rsid w:val="0042369A"/>
    <w:rsid w:val="0042495D"/>
    <w:rsid w:val="004263BB"/>
    <w:rsid w:val="004264CA"/>
    <w:rsid w:val="00426941"/>
    <w:rsid w:val="004271B6"/>
    <w:rsid w:val="00431223"/>
    <w:rsid w:val="004338D9"/>
    <w:rsid w:val="0043410D"/>
    <w:rsid w:val="00437072"/>
    <w:rsid w:val="00437399"/>
    <w:rsid w:val="00443DBF"/>
    <w:rsid w:val="004449B6"/>
    <w:rsid w:val="00445ED3"/>
    <w:rsid w:val="00446FD9"/>
    <w:rsid w:val="004533E1"/>
    <w:rsid w:val="004534E3"/>
    <w:rsid w:val="00454A74"/>
    <w:rsid w:val="00454DB5"/>
    <w:rsid w:val="00455D98"/>
    <w:rsid w:val="004565D2"/>
    <w:rsid w:val="004614E0"/>
    <w:rsid w:val="004637AE"/>
    <w:rsid w:val="00463CD6"/>
    <w:rsid w:val="00465730"/>
    <w:rsid w:val="00470568"/>
    <w:rsid w:val="00470A46"/>
    <w:rsid w:val="004728C6"/>
    <w:rsid w:val="004758CA"/>
    <w:rsid w:val="00475FA8"/>
    <w:rsid w:val="00480812"/>
    <w:rsid w:val="00480FED"/>
    <w:rsid w:val="004826FB"/>
    <w:rsid w:val="00485878"/>
    <w:rsid w:val="00485DEB"/>
    <w:rsid w:val="00487218"/>
    <w:rsid w:val="0048792F"/>
    <w:rsid w:val="00491008"/>
    <w:rsid w:val="00491372"/>
    <w:rsid w:val="0049327A"/>
    <w:rsid w:val="00497932"/>
    <w:rsid w:val="00497AFF"/>
    <w:rsid w:val="004A04B8"/>
    <w:rsid w:val="004A1F8C"/>
    <w:rsid w:val="004A264B"/>
    <w:rsid w:val="004A36A7"/>
    <w:rsid w:val="004A7626"/>
    <w:rsid w:val="004B2382"/>
    <w:rsid w:val="004B339A"/>
    <w:rsid w:val="004B35A7"/>
    <w:rsid w:val="004B4C41"/>
    <w:rsid w:val="004C01E2"/>
    <w:rsid w:val="004C1038"/>
    <w:rsid w:val="004C1FAA"/>
    <w:rsid w:val="004C3310"/>
    <w:rsid w:val="004C40AF"/>
    <w:rsid w:val="004C616D"/>
    <w:rsid w:val="004D2195"/>
    <w:rsid w:val="004D356D"/>
    <w:rsid w:val="004D4292"/>
    <w:rsid w:val="004E3BCF"/>
    <w:rsid w:val="004E53B3"/>
    <w:rsid w:val="004E6274"/>
    <w:rsid w:val="004F14A2"/>
    <w:rsid w:val="004F2C1C"/>
    <w:rsid w:val="004F534D"/>
    <w:rsid w:val="00500259"/>
    <w:rsid w:val="005028B7"/>
    <w:rsid w:val="005029F0"/>
    <w:rsid w:val="00503C2F"/>
    <w:rsid w:val="00513060"/>
    <w:rsid w:val="0051750C"/>
    <w:rsid w:val="00520378"/>
    <w:rsid w:val="00521C8F"/>
    <w:rsid w:val="00522B5B"/>
    <w:rsid w:val="00523446"/>
    <w:rsid w:val="00525878"/>
    <w:rsid w:val="00533038"/>
    <w:rsid w:val="00533C8D"/>
    <w:rsid w:val="00534192"/>
    <w:rsid w:val="00535EAA"/>
    <w:rsid w:val="00540EB4"/>
    <w:rsid w:val="00545CAF"/>
    <w:rsid w:val="005510AB"/>
    <w:rsid w:val="00552457"/>
    <w:rsid w:val="00564ECD"/>
    <w:rsid w:val="00565849"/>
    <w:rsid w:val="005666AB"/>
    <w:rsid w:val="0056729C"/>
    <w:rsid w:val="00567FE1"/>
    <w:rsid w:val="00580ECD"/>
    <w:rsid w:val="00581E13"/>
    <w:rsid w:val="005830AA"/>
    <w:rsid w:val="005851FC"/>
    <w:rsid w:val="005857DE"/>
    <w:rsid w:val="00585E66"/>
    <w:rsid w:val="005901CC"/>
    <w:rsid w:val="0059162E"/>
    <w:rsid w:val="005958A2"/>
    <w:rsid w:val="005963D8"/>
    <w:rsid w:val="00597021"/>
    <w:rsid w:val="005978D2"/>
    <w:rsid w:val="005A07A2"/>
    <w:rsid w:val="005A1B23"/>
    <w:rsid w:val="005A2549"/>
    <w:rsid w:val="005A5F9D"/>
    <w:rsid w:val="005A60A7"/>
    <w:rsid w:val="005A614A"/>
    <w:rsid w:val="005B0BB7"/>
    <w:rsid w:val="005B222B"/>
    <w:rsid w:val="005B34D8"/>
    <w:rsid w:val="005B4EB0"/>
    <w:rsid w:val="005C105C"/>
    <w:rsid w:val="005C1674"/>
    <w:rsid w:val="005C2B43"/>
    <w:rsid w:val="005C45A2"/>
    <w:rsid w:val="005C5B5D"/>
    <w:rsid w:val="005C74B7"/>
    <w:rsid w:val="005D144D"/>
    <w:rsid w:val="005D46BD"/>
    <w:rsid w:val="005D50D1"/>
    <w:rsid w:val="005D5A24"/>
    <w:rsid w:val="005D5D9F"/>
    <w:rsid w:val="005D6255"/>
    <w:rsid w:val="005D719E"/>
    <w:rsid w:val="005E1262"/>
    <w:rsid w:val="005E29C6"/>
    <w:rsid w:val="005E5A94"/>
    <w:rsid w:val="005E625D"/>
    <w:rsid w:val="005E643A"/>
    <w:rsid w:val="005E7E15"/>
    <w:rsid w:val="005F0704"/>
    <w:rsid w:val="005F108F"/>
    <w:rsid w:val="005F2247"/>
    <w:rsid w:val="005F64C3"/>
    <w:rsid w:val="00600217"/>
    <w:rsid w:val="006015AD"/>
    <w:rsid w:val="00604FEB"/>
    <w:rsid w:val="00606E1C"/>
    <w:rsid w:val="00607EA5"/>
    <w:rsid w:val="00610745"/>
    <w:rsid w:val="006160AD"/>
    <w:rsid w:val="0061747F"/>
    <w:rsid w:val="00620793"/>
    <w:rsid w:val="006229F2"/>
    <w:rsid w:val="00623FA4"/>
    <w:rsid w:val="0062531A"/>
    <w:rsid w:val="0062762C"/>
    <w:rsid w:val="00630C1B"/>
    <w:rsid w:val="006319E2"/>
    <w:rsid w:val="00632D87"/>
    <w:rsid w:val="00634074"/>
    <w:rsid w:val="00634791"/>
    <w:rsid w:val="006375D9"/>
    <w:rsid w:val="00640074"/>
    <w:rsid w:val="00640CB6"/>
    <w:rsid w:val="00641600"/>
    <w:rsid w:val="0064307A"/>
    <w:rsid w:val="00651BC5"/>
    <w:rsid w:val="00654B64"/>
    <w:rsid w:val="00655349"/>
    <w:rsid w:val="0066042D"/>
    <w:rsid w:val="00660580"/>
    <w:rsid w:val="006618CF"/>
    <w:rsid w:val="00667B06"/>
    <w:rsid w:val="006700E4"/>
    <w:rsid w:val="00670FFC"/>
    <w:rsid w:val="00671B99"/>
    <w:rsid w:val="0067329D"/>
    <w:rsid w:val="00675BF6"/>
    <w:rsid w:val="00677767"/>
    <w:rsid w:val="00680B0C"/>
    <w:rsid w:val="006824AE"/>
    <w:rsid w:val="00684D15"/>
    <w:rsid w:val="006851CC"/>
    <w:rsid w:val="00687DAB"/>
    <w:rsid w:val="006939C8"/>
    <w:rsid w:val="00694028"/>
    <w:rsid w:val="0069560E"/>
    <w:rsid w:val="00695707"/>
    <w:rsid w:val="006A68C2"/>
    <w:rsid w:val="006A71B8"/>
    <w:rsid w:val="006B04E6"/>
    <w:rsid w:val="006B1432"/>
    <w:rsid w:val="006B382B"/>
    <w:rsid w:val="006B5D43"/>
    <w:rsid w:val="006B7AD1"/>
    <w:rsid w:val="006D1B4A"/>
    <w:rsid w:val="006D3588"/>
    <w:rsid w:val="006D450B"/>
    <w:rsid w:val="006E1107"/>
    <w:rsid w:val="006E1B1D"/>
    <w:rsid w:val="006E20EC"/>
    <w:rsid w:val="006E2896"/>
    <w:rsid w:val="006E5F0D"/>
    <w:rsid w:val="006E7F5A"/>
    <w:rsid w:val="006F025E"/>
    <w:rsid w:val="006F0E5A"/>
    <w:rsid w:val="006F47D3"/>
    <w:rsid w:val="006F67E1"/>
    <w:rsid w:val="00700C3D"/>
    <w:rsid w:val="00700C71"/>
    <w:rsid w:val="00706CF6"/>
    <w:rsid w:val="00711A8F"/>
    <w:rsid w:val="007150A1"/>
    <w:rsid w:val="00720178"/>
    <w:rsid w:val="0072077A"/>
    <w:rsid w:val="00720FCB"/>
    <w:rsid w:val="007222B2"/>
    <w:rsid w:val="00722DC1"/>
    <w:rsid w:val="00727447"/>
    <w:rsid w:val="00730F35"/>
    <w:rsid w:val="00732536"/>
    <w:rsid w:val="007325E2"/>
    <w:rsid w:val="0073337C"/>
    <w:rsid w:val="007360A7"/>
    <w:rsid w:val="00741728"/>
    <w:rsid w:val="00742BA6"/>
    <w:rsid w:val="00742F76"/>
    <w:rsid w:val="00746291"/>
    <w:rsid w:val="007517CA"/>
    <w:rsid w:val="00751A45"/>
    <w:rsid w:val="00753115"/>
    <w:rsid w:val="00753525"/>
    <w:rsid w:val="00755D1A"/>
    <w:rsid w:val="007608F3"/>
    <w:rsid w:val="00761864"/>
    <w:rsid w:val="00761D12"/>
    <w:rsid w:val="00762743"/>
    <w:rsid w:val="007667E4"/>
    <w:rsid w:val="007671AF"/>
    <w:rsid w:val="007700F0"/>
    <w:rsid w:val="00777D55"/>
    <w:rsid w:val="00781998"/>
    <w:rsid w:val="00781BFD"/>
    <w:rsid w:val="00784215"/>
    <w:rsid w:val="0078467B"/>
    <w:rsid w:val="00784B94"/>
    <w:rsid w:val="007869B6"/>
    <w:rsid w:val="007912C4"/>
    <w:rsid w:val="00791C79"/>
    <w:rsid w:val="00795109"/>
    <w:rsid w:val="00795C3B"/>
    <w:rsid w:val="00796062"/>
    <w:rsid w:val="00796B72"/>
    <w:rsid w:val="00796E1B"/>
    <w:rsid w:val="00797BA1"/>
    <w:rsid w:val="007A375C"/>
    <w:rsid w:val="007A413A"/>
    <w:rsid w:val="007A5782"/>
    <w:rsid w:val="007B4D30"/>
    <w:rsid w:val="007B5447"/>
    <w:rsid w:val="007B672F"/>
    <w:rsid w:val="007B6F35"/>
    <w:rsid w:val="007B7B64"/>
    <w:rsid w:val="007C06FE"/>
    <w:rsid w:val="007C729C"/>
    <w:rsid w:val="007D1688"/>
    <w:rsid w:val="007D2F2A"/>
    <w:rsid w:val="007D3801"/>
    <w:rsid w:val="007D4FB0"/>
    <w:rsid w:val="007D5879"/>
    <w:rsid w:val="007D5C5A"/>
    <w:rsid w:val="007D5F0E"/>
    <w:rsid w:val="007D73D2"/>
    <w:rsid w:val="007E2CF3"/>
    <w:rsid w:val="007E35A4"/>
    <w:rsid w:val="007E7D77"/>
    <w:rsid w:val="007F45A6"/>
    <w:rsid w:val="00800C69"/>
    <w:rsid w:val="00800D9D"/>
    <w:rsid w:val="0080564B"/>
    <w:rsid w:val="008065B8"/>
    <w:rsid w:val="008108A3"/>
    <w:rsid w:val="008120A3"/>
    <w:rsid w:val="0081228E"/>
    <w:rsid w:val="0081368A"/>
    <w:rsid w:val="008150C9"/>
    <w:rsid w:val="0081543D"/>
    <w:rsid w:val="008207F7"/>
    <w:rsid w:val="00820857"/>
    <w:rsid w:val="00820B4B"/>
    <w:rsid w:val="00820DE8"/>
    <w:rsid w:val="008235C7"/>
    <w:rsid w:val="0082528E"/>
    <w:rsid w:val="00831EF8"/>
    <w:rsid w:val="00835B5A"/>
    <w:rsid w:val="00835EF0"/>
    <w:rsid w:val="00837F04"/>
    <w:rsid w:val="00842B22"/>
    <w:rsid w:val="00842B92"/>
    <w:rsid w:val="0084307B"/>
    <w:rsid w:val="008449AA"/>
    <w:rsid w:val="008467BB"/>
    <w:rsid w:val="00847BFE"/>
    <w:rsid w:val="00847F0F"/>
    <w:rsid w:val="00847F67"/>
    <w:rsid w:val="00851F2D"/>
    <w:rsid w:val="0085391E"/>
    <w:rsid w:val="00860652"/>
    <w:rsid w:val="00861B7F"/>
    <w:rsid w:val="00866E9A"/>
    <w:rsid w:val="00871161"/>
    <w:rsid w:val="008722C9"/>
    <w:rsid w:val="00872A3E"/>
    <w:rsid w:val="00875B69"/>
    <w:rsid w:val="0087783F"/>
    <w:rsid w:val="008806BD"/>
    <w:rsid w:val="0088101E"/>
    <w:rsid w:val="008818AD"/>
    <w:rsid w:val="008822D1"/>
    <w:rsid w:val="00883640"/>
    <w:rsid w:val="008836C2"/>
    <w:rsid w:val="00883ADA"/>
    <w:rsid w:val="00886CCF"/>
    <w:rsid w:val="00886CED"/>
    <w:rsid w:val="00892A23"/>
    <w:rsid w:val="008953F3"/>
    <w:rsid w:val="0089577F"/>
    <w:rsid w:val="00896A4B"/>
    <w:rsid w:val="008A0A49"/>
    <w:rsid w:val="008A0F58"/>
    <w:rsid w:val="008A4C9E"/>
    <w:rsid w:val="008B200B"/>
    <w:rsid w:val="008B3AEE"/>
    <w:rsid w:val="008B5380"/>
    <w:rsid w:val="008B6A24"/>
    <w:rsid w:val="008C3049"/>
    <w:rsid w:val="008C6A25"/>
    <w:rsid w:val="008C7888"/>
    <w:rsid w:val="008D0EB8"/>
    <w:rsid w:val="008D1150"/>
    <w:rsid w:val="008D1FB7"/>
    <w:rsid w:val="008D26A9"/>
    <w:rsid w:val="008D2AE6"/>
    <w:rsid w:val="008D5039"/>
    <w:rsid w:val="008E429D"/>
    <w:rsid w:val="008E5FBD"/>
    <w:rsid w:val="008E76A7"/>
    <w:rsid w:val="008F625E"/>
    <w:rsid w:val="00904E26"/>
    <w:rsid w:val="009054FC"/>
    <w:rsid w:val="00906082"/>
    <w:rsid w:val="00906F26"/>
    <w:rsid w:val="009157DF"/>
    <w:rsid w:val="009163D0"/>
    <w:rsid w:val="00917681"/>
    <w:rsid w:val="00920E49"/>
    <w:rsid w:val="00924AA9"/>
    <w:rsid w:val="009267F6"/>
    <w:rsid w:val="00931728"/>
    <w:rsid w:val="00932484"/>
    <w:rsid w:val="00934D61"/>
    <w:rsid w:val="00937293"/>
    <w:rsid w:val="0093743B"/>
    <w:rsid w:val="0094100C"/>
    <w:rsid w:val="0094131D"/>
    <w:rsid w:val="00946597"/>
    <w:rsid w:val="00946F3F"/>
    <w:rsid w:val="00947615"/>
    <w:rsid w:val="00951B4F"/>
    <w:rsid w:val="00953EC0"/>
    <w:rsid w:val="0096153F"/>
    <w:rsid w:val="00962F0C"/>
    <w:rsid w:val="0096305A"/>
    <w:rsid w:val="009638AF"/>
    <w:rsid w:val="0096462A"/>
    <w:rsid w:val="00964E92"/>
    <w:rsid w:val="0096714C"/>
    <w:rsid w:val="009726C1"/>
    <w:rsid w:val="00974B06"/>
    <w:rsid w:val="00975471"/>
    <w:rsid w:val="009757B3"/>
    <w:rsid w:val="009772B3"/>
    <w:rsid w:val="00981971"/>
    <w:rsid w:val="00986573"/>
    <w:rsid w:val="00987655"/>
    <w:rsid w:val="00987E28"/>
    <w:rsid w:val="00987EE5"/>
    <w:rsid w:val="00990A78"/>
    <w:rsid w:val="009943F9"/>
    <w:rsid w:val="0099523F"/>
    <w:rsid w:val="009969DB"/>
    <w:rsid w:val="00996EDD"/>
    <w:rsid w:val="009979CD"/>
    <w:rsid w:val="009A13F5"/>
    <w:rsid w:val="009A25DB"/>
    <w:rsid w:val="009A6D8E"/>
    <w:rsid w:val="009A75A5"/>
    <w:rsid w:val="009A7FD4"/>
    <w:rsid w:val="009B1FCF"/>
    <w:rsid w:val="009B23ED"/>
    <w:rsid w:val="009B2ACF"/>
    <w:rsid w:val="009B32DA"/>
    <w:rsid w:val="009B3C8E"/>
    <w:rsid w:val="009B4E71"/>
    <w:rsid w:val="009C49B5"/>
    <w:rsid w:val="009C5DD1"/>
    <w:rsid w:val="009C6EDF"/>
    <w:rsid w:val="009D2393"/>
    <w:rsid w:val="009D3951"/>
    <w:rsid w:val="009D3ED1"/>
    <w:rsid w:val="009D4291"/>
    <w:rsid w:val="009D7E97"/>
    <w:rsid w:val="009E077F"/>
    <w:rsid w:val="009E1EEB"/>
    <w:rsid w:val="009E32D1"/>
    <w:rsid w:val="009E4303"/>
    <w:rsid w:val="009E51DD"/>
    <w:rsid w:val="009E5DC0"/>
    <w:rsid w:val="009E6DE7"/>
    <w:rsid w:val="009F386F"/>
    <w:rsid w:val="009F436D"/>
    <w:rsid w:val="009F4E66"/>
    <w:rsid w:val="00A02FA1"/>
    <w:rsid w:val="00A0496E"/>
    <w:rsid w:val="00A125A1"/>
    <w:rsid w:val="00A14F1A"/>
    <w:rsid w:val="00A1502F"/>
    <w:rsid w:val="00A154BE"/>
    <w:rsid w:val="00A15944"/>
    <w:rsid w:val="00A16A79"/>
    <w:rsid w:val="00A203B4"/>
    <w:rsid w:val="00A23488"/>
    <w:rsid w:val="00A252D0"/>
    <w:rsid w:val="00A25AE2"/>
    <w:rsid w:val="00A25B25"/>
    <w:rsid w:val="00A26735"/>
    <w:rsid w:val="00A34B4D"/>
    <w:rsid w:val="00A36D2F"/>
    <w:rsid w:val="00A402D9"/>
    <w:rsid w:val="00A43B7D"/>
    <w:rsid w:val="00A446D5"/>
    <w:rsid w:val="00A44BDF"/>
    <w:rsid w:val="00A51DB9"/>
    <w:rsid w:val="00A53973"/>
    <w:rsid w:val="00A56416"/>
    <w:rsid w:val="00A6076B"/>
    <w:rsid w:val="00A60A18"/>
    <w:rsid w:val="00A624F5"/>
    <w:rsid w:val="00A64DF6"/>
    <w:rsid w:val="00A6534B"/>
    <w:rsid w:val="00A6707F"/>
    <w:rsid w:val="00A70993"/>
    <w:rsid w:val="00A71656"/>
    <w:rsid w:val="00A73862"/>
    <w:rsid w:val="00A755C0"/>
    <w:rsid w:val="00A76679"/>
    <w:rsid w:val="00A76769"/>
    <w:rsid w:val="00A77D2A"/>
    <w:rsid w:val="00A82C26"/>
    <w:rsid w:val="00A83C45"/>
    <w:rsid w:val="00A846E6"/>
    <w:rsid w:val="00A915C8"/>
    <w:rsid w:val="00A93FC5"/>
    <w:rsid w:val="00A949A1"/>
    <w:rsid w:val="00A95ED5"/>
    <w:rsid w:val="00A9626B"/>
    <w:rsid w:val="00AA041A"/>
    <w:rsid w:val="00AA1DEA"/>
    <w:rsid w:val="00AA21FE"/>
    <w:rsid w:val="00AA2692"/>
    <w:rsid w:val="00AA3977"/>
    <w:rsid w:val="00AA4653"/>
    <w:rsid w:val="00AA73C4"/>
    <w:rsid w:val="00AB352E"/>
    <w:rsid w:val="00AB684D"/>
    <w:rsid w:val="00AB68B2"/>
    <w:rsid w:val="00AC519B"/>
    <w:rsid w:val="00AC5520"/>
    <w:rsid w:val="00AC659F"/>
    <w:rsid w:val="00AC6A51"/>
    <w:rsid w:val="00AD0EAC"/>
    <w:rsid w:val="00AD2034"/>
    <w:rsid w:val="00AD3C88"/>
    <w:rsid w:val="00AD470F"/>
    <w:rsid w:val="00AD51B5"/>
    <w:rsid w:val="00AD797B"/>
    <w:rsid w:val="00AD7ACC"/>
    <w:rsid w:val="00AE4149"/>
    <w:rsid w:val="00AE5B9A"/>
    <w:rsid w:val="00AE71BA"/>
    <w:rsid w:val="00AE7471"/>
    <w:rsid w:val="00AF35CF"/>
    <w:rsid w:val="00AF3DCA"/>
    <w:rsid w:val="00AF4889"/>
    <w:rsid w:val="00AF56B2"/>
    <w:rsid w:val="00AF57EB"/>
    <w:rsid w:val="00AF7CC0"/>
    <w:rsid w:val="00B00F6A"/>
    <w:rsid w:val="00B02031"/>
    <w:rsid w:val="00B03578"/>
    <w:rsid w:val="00B05D00"/>
    <w:rsid w:val="00B05D81"/>
    <w:rsid w:val="00B10CE7"/>
    <w:rsid w:val="00B12F8B"/>
    <w:rsid w:val="00B17515"/>
    <w:rsid w:val="00B201E3"/>
    <w:rsid w:val="00B208C7"/>
    <w:rsid w:val="00B27CFC"/>
    <w:rsid w:val="00B32CCB"/>
    <w:rsid w:val="00B32F85"/>
    <w:rsid w:val="00B34529"/>
    <w:rsid w:val="00B36452"/>
    <w:rsid w:val="00B37A0D"/>
    <w:rsid w:val="00B403C5"/>
    <w:rsid w:val="00B40C4D"/>
    <w:rsid w:val="00B42A50"/>
    <w:rsid w:val="00B42D79"/>
    <w:rsid w:val="00B43068"/>
    <w:rsid w:val="00B468B7"/>
    <w:rsid w:val="00B4696C"/>
    <w:rsid w:val="00B475AD"/>
    <w:rsid w:val="00B50D3D"/>
    <w:rsid w:val="00B5299B"/>
    <w:rsid w:val="00B53B60"/>
    <w:rsid w:val="00B545BE"/>
    <w:rsid w:val="00B55934"/>
    <w:rsid w:val="00B57EB5"/>
    <w:rsid w:val="00B60A2C"/>
    <w:rsid w:val="00B65A36"/>
    <w:rsid w:val="00B67B91"/>
    <w:rsid w:val="00B7221A"/>
    <w:rsid w:val="00B81FD7"/>
    <w:rsid w:val="00B843D1"/>
    <w:rsid w:val="00B865E8"/>
    <w:rsid w:val="00B9033F"/>
    <w:rsid w:val="00B903C3"/>
    <w:rsid w:val="00B908E4"/>
    <w:rsid w:val="00B921DD"/>
    <w:rsid w:val="00B927F3"/>
    <w:rsid w:val="00B93F3C"/>
    <w:rsid w:val="00B9435F"/>
    <w:rsid w:val="00B94606"/>
    <w:rsid w:val="00B957B3"/>
    <w:rsid w:val="00B967F2"/>
    <w:rsid w:val="00B97D6E"/>
    <w:rsid w:val="00BA1FDD"/>
    <w:rsid w:val="00BA4A6B"/>
    <w:rsid w:val="00BA5463"/>
    <w:rsid w:val="00BA646D"/>
    <w:rsid w:val="00BA6738"/>
    <w:rsid w:val="00BA7098"/>
    <w:rsid w:val="00BB1E04"/>
    <w:rsid w:val="00BB421C"/>
    <w:rsid w:val="00BB51E3"/>
    <w:rsid w:val="00BB5FC9"/>
    <w:rsid w:val="00BB64A6"/>
    <w:rsid w:val="00BB67C5"/>
    <w:rsid w:val="00BB70D5"/>
    <w:rsid w:val="00BC0680"/>
    <w:rsid w:val="00BC1B40"/>
    <w:rsid w:val="00BC2204"/>
    <w:rsid w:val="00BC254B"/>
    <w:rsid w:val="00BC5225"/>
    <w:rsid w:val="00BD095C"/>
    <w:rsid w:val="00BD197B"/>
    <w:rsid w:val="00BD4159"/>
    <w:rsid w:val="00BD4D59"/>
    <w:rsid w:val="00BD5BF4"/>
    <w:rsid w:val="00BE1938"/>
    <w:rsid w:val="00BE21A1"/>
    <w:rsid w:val="00BE21B4"/>
    <w:rsid w:val="00BE37E4"/>
    <w:rsid w:val="00BE4707"/>
    <w:rsid w:val="00BE6716"/>
    <w:rsid w:val="00BE70A3"/>
    <w:rsid w:val="00BE72CE"/>
    <w:rsid w:val="00BF3AD4"/>
    <w:rsid w:val="00BF5541"/>
    <w:rsid w:val="00BF7B7F"/>
    <w:rsid w:val="00BF7B9D"/>
    <w:rsid w:val="00BF7FAE"/>
    <w:rsid w:val="00C02A5E"/>
    <w:rsid w:val="00C02C34"/>
    <w:rsid w:val="00C04016"/>
    <w:rsid w:val="00C101E4"/>
    <w:rsid w:val="00C141CB"/>
    <w:rsid w:val="00C174A5"/>
    <w:rsid w:val="00C17C10"/>
    <w:rsid w:val="00C20ED6"/>
    <w:rsid w:val="00C21742"/>
    <w:rsid w:val="00C25553"/>
    <w:rsid w:val="00C26065"/>
    <w:rsid w:val="00C264C6"/>
    <w:rsid w:val="00C303FA"/>
    <w:rsid w:val="00C355F3"/>
    <w:rsid w:val="00C40C12"/>
    <w:rsid w:val="00C42935"/>
    <w:rsid w:val="00C42A2D"/>
    <w:rsid w:val="00C43300"/>
    <w:rsid w:val="00C45080"/>
    <w:rsid w:val="00C4672B"/>
    <w:rsid w:val="00C51D08"/>
    <w:rsid w:val="00C5451B"/>
    <w:rsid w:val="00C56264"/>
    <w:rsid w:val="00C57D61"/>
    <w:rsid w:val="00C60048"/>
    <w:rsid w:val="00C620F7"/>
    <w:rsid w:val="00C62F06"/>
    <w:rsid w:val="00C65699"/>
    <w:rsid w:val="00C67052"/>
    <w:rsid w:val="00C70420"/>
    <w:rsid w:val="00C70539"/>
    <w:rsid w:val="00C726E1"/>
    <w:rsid w:val="00C72CF6"/>
    <w:rsid w:val="00C7308E"/>
    <w:rsid w:val="00C75E31"/>
    <w:rsid w:val="00C774F1"/>
    <w:rsid w:val="00C8150C"/>
    <w:rsid w:val="00C81F8E"/>
    <w:rsid w:val="00C84E39"/>
    <w:rsid w:val="00C85300"/>
    <w:rsid w:val="00C871B5"/>
    <w:rsid w:val="00C91D6E"/>
    <w:rsid w:val="00C92057"/>
    <w:rsid w:val="00C960EB"/>
    <w:rsid w:val="00CA0B9F"/>
    <w:rsid w:val="00CB1275"/>
    <w:rsid w:val="00CB1D15"/>
    <w:rsid w:val="00CB2519"/>
    <w:rsid w:val="00CB60E2"/>
    <w:rsid w:val="00CB67F2"/>
    <w:rsid w:val="00CC00BC"/>
    <w:rsid w:val="00CC10B9"/>
    <w:rsid w:val="00CC28B5"/>
    <w:rsid w:val="00CC47DF"/>
    <w:rsid w:val="00CC49B0"/>
    <w:rsid w:val="00CD066E"/>
    <w:rsid w:val="00CD1ED8"/>
    <w:rsid w:val="00CD294E"/>
    <w:rsid w:val="00CD41FB"/>
    <w:rsid w:val="00CD48CC"/>
    <w:rsid w:val="00CD7B6C"/>
    <w:rsid w:val="00CE0760"/>
    <w:rsid w:val="00CE32D3"/>
    <w:rsid w:val="00CE3750"/>
    <w:rsid w:val="00CE5C0A"/>
    <w:rsid w:val="00CE72B0"/>
    <w:rsid w:val="00CF0145"/>
    <w:rsid w:val="00CF0B09"/>
    <w:rsid w:val="00CF0D56"/>
    <w:rsid w:val="00CF1640"/>
    <w:rsid w:val="00CF16C5"/>
    <w:rsid w:val="00CF2232"/>
    <w:rsid w:val="00CF5AB3"/>
    <w:rsid w:val="00D0391F"/>
    <w:rsid w:val="00D060BC"/>
    <w:rsid w:val="00D131E8"/>
    <w:rsid w:val="00D14A10"/>
    <w:rsid w:val="00D16655"/>
    <w:rsid w:val="00D2030C"/>
    <w:rsid w:val="00D20E71"/>
    <w:rsid w:val="00D23EC3"/>
    <w:rsid w:val="00D24580"/>
    <w:rsid w:val="00D2744C"/>
    <w:rsid w:val="00D31CA7"/>
    <w:rsid w:val="00D32EB0"/>
    <w:rsid w:val="00D34CE5"/>
    <w:rsid w:val="00D36821"/>
    <w:rsid w:val="00D422F6"/>
    <w:rsid w:val="00D452E1"/>
    <w:rsid w:val="00D45530"/>
    <w:rsid w:val="00D46E54"/>
    <w:rsid w:val="00D52E2A"/>
    <w:rsid w:val="00D55BC3"/>
    <w:rsid w:val="00D63A1A"/>
    <w:rsid w:val="00D64BD5"/>
    <w:rsid w:val="00D65F94"/>
    <w:rsid w:val="00D6758A"/>
    <w:rsid w:val="00D6776C"/>
    <w:rsid w:val="00D71BD4"/>
    <w:rsid w:val="00D74112"/>
    <w:rsid w:val="00D77AD8"/>
    <w:rsid w:val="00D804EC"/>
    <w:rsid w:val="00D819E8"/>
    <w:rsid w:val="00D81DCA"/>
    <w:rsid w:val="00D82401"/>
    <w:rsid w:val="00D84E87"/>
    <w:rsid w:val="00D8543B"/>
    <w:rsid w:val="00D873D3"/>
    <w:rsid w:val="00D90FF7"/>
    <w:rsid w:val="00D91035"/>
    <w:rsid w:val="00D91252"/>
    <w:rsid w:val="00D9249F"/>
    <w:rsid w:val="00D92A17"/>
    <w:rsid w:val="00D92FCA"/>
    <w:rsid w:val="00D931EA"/>
    <w:rsid w:val="00D93A91"/>
    <w:rsid w:val="00D95B84"/>
    <w:rsid w:val="00DA1990"/>
    <w:rsid w:val="00DA27F4"/>
    <w:rsid w:val="00DB00F9"/>
    <w:rsid w:val="00DB11E6"/>
    <w:rsid w:val="00DB13FF"/>
    <w:rsid w:val="00DB2C84"/>
    <w:rsid w:val="00DB343A"/>
    <w:rsid w:val="00DC553D"/>
    <w:rsid w:val="00DC7930"/>
    <w:rsid w:val="00DC7E2D"/>
    <w:rsid w:val="00DD4754"/>
    <w:rsid w:val="00DD4F81"/>
    <w:rsid w:val="00DD5F96"/>
    <w:rsid w:val="00DE0E73"/>
    <w:rsid w:val="00DE1121"/>
    <w:rsid w:val="00DE6794"/>
    <w:rsid w:val="00DE75D6"/>
    <w:rsid w:val="00DF0578"/>
    <w:rsid w:val="00DF2EB9"/>
    <w:rsid w:val="00DF4307"/>
    <w:rsid w:val="00DF55E2"/>
    <w:rsid w:val="00DF6AF2"/>
    <w:rsid w:val="00E00C8B"/>
    <w:rsid w:val="00E14A99"/>
    <w:rsid w:val="00E15618"/>
    <w:rsid w:val="00E15F28"/>
    <w:rsid w:val="00E16EAE"/>
    <w:rsid w:val="00E179E3"/>
    <w:rsid w:val="00E225A4"/>
    <w:rsid w:val="00E2612B"/>
    <w:rsid w:val="00E269F5"/>
    <w:rsid w:val="00E2772F"/>
    <w:rsid w:val="00E27798"/>
    <w:rsid w:val="00E31058"/>
    <w:rsid w:val="00E311DD"/>
    <w:rsid w:val="00E31893"/>
    <w:rsid w:val="00E3607C"/>
    <w:rsid w:val="00E46A0C"/>
    <w:rsid w:val="00E50AF8"/>
    <w:rsid w:val="00E540BA"/>
    <w:rsid w:val="00E54B89"/>
    <w:rsid w:val="00E608B6"/>
    <w:rsid w:val="00E616C2"/>
    <w:rsid w:val="00E6288D"/>
    <w:rsid w:val="00E65166"/>
    <w:rsid w:val="00E66A54"/>
    <w:rsid w:val="00E67674"/>
    <w:rsid w:val="00E711C1"/>
    <w:rsid w:val="00E73C04"/>
    <w:rsid w:val="00E74688"/>
    <w:rsid w:val="00E7570F"/>
    <w:rsid w:val="00E77D4B"/>
    <w:rsid w:val="00E81DE6"/>
    <w:rsid w:val="00E82E31"/>
    <w:rsid w:val="00E835D4"/>
    <w:rsid w:val="00E87026"/>
    <w:rsid w:val="00E9069A"/>
    <w:rsid w:val="00E91025"/>
    <w:rsid w:val="00E91FCE"/>
    <w:rsid w:val="00E9287D"/>
    <w:rsid w:val="00E92EC3"/>
    <w:rsid w:val="00E9480B"/>
    <w:rsid w:val="00EA0A3D"/>
    <w:rsid w:val="00EA0CFA"/>
    <w:rsid w:val="00EA2651"/>
    <w:rsid w:val="00EA5799"/>
    <w:rsid w:val="00EA5B9F"/>
    <w:rsid w:val="00EB69FD"/>
    <w:rsid w:val="00EB7065"/>
    <w:rsid w:val="00EC1815"/>
    <w:rsid w:val="00EC7EED"/>
    <w:rsid w:val="00ED0730"/>
    <w:rsid w:val="00ED3B66"/>
    <w:rsid w:val="00ED5D85"/>
    <w:rsid w:val="00ED6AAB"/>
    <w:rsid w:val="00ED7181"/>
    <w:rsid w:val="00ED7A38"/>
    <w:rsid w:val="00ED7DEE"/>
    <w:rsid w:val="00EF073B"/>
    <w:rsid w:val="00EF20B3"/>
    <w:rsid w:val="00EF26D7"/>
    <w:rsid w:val="00EF2A08"/>
    <w:rsid w:val="00EF2DEA"/>
    <w:rsid w:val="00EF564C"/>
    <w:rsid w:val="00EF5925"/>
    <w:rsid w:val="00EF68ED"/>
    <w:rsid w:val="00F00A98"/>
    <w:rsid w:val="00F0250C"/>
    <w:rsid w:val="00F02730"/>
    <w:rsid w:val="00F04B2F"/>
    <w:rsid w:val="00F05DEF"/>
    <w:rsid w:val="00F12F6E"/>
    <w:rsid w:val="00F15C94"/>
    <w:rsid w:val="00F24300"/>
    <w:rsid w:val="00F255AA"/>
    <w:rsid w:val="00F25B75"/>
    <w:rsid w:val="00F2790E"/>
    <w:rsid w:val="00F30A01"/>
    <w:rsid w:val="00F315C4"/>
    <w:rsid w:val="00F332DE"/>
    <w:rsid w:val="00F35D39"/>
    <w:rsid w:val="00F41D35"/>
    <w:rsid w:val="00F43801"/>
    <w:rsid w:val="00F47A1F"/>
    <w:rsid w:val="00F50CAA"/>
    <w:rsid w:val="00F515A9"/>
    <w:rsid w:val="00F51C8E"/>
    <w:rsid w:val="00F52E07"/>
    <w:rsid w:val="00F57112"/>
    <w:rsid w:val="00F6190F"/>
    <w:rsid w:val="00F62AC1"/>
    <w:rsid w:val="00F62D30"/>
    <w:rsid w:val="00F63C33"/>
    <w:rsid w:val="00F65EF1"/>
    <w:rsid w:val="00F708AA"/>
    <w:rsid w:val="00F736E4"/>
    <w:rsid w:val="00F73806"/>
    <w:rsid w:val="00F75313"/>
    <w:rsid w:val="00F756B9"/>
    <w:rsid w:val="00F75EA1"/>
    <w:rsid w:val="00F75EA8"/>
    <w:rsid w:val="00F763C7"/>
    <w:rsid w:val="00F77526"/>
    <w:rsid w:val="00F77888"/>
    <w:rsid w:val="00F810C2"/>
    <w:rsid w:val="00F86909"/>
    <w:rsid w:val="00F87B6B"/>
    <w:rsid w:val="00F93CA7"/>
    <w:rsid w:val="00F96D8A"/>
    <w:rsid w:val="00F97EAC"/>
    <w:rsid w:val="00FA11CF"/>
    <w:rsid w:val="00FA32C1"/>
    <w:rsid w:val="00FA57AA"/>
    <w:rsid w:val="00FA5983"/>
    <w:rsid w:val="00FA5B27"/>
    <w:rsid w:val="00FA6229"/>
    <w:rsid w:val="00FB37CA"/>
    <w:rsid w:val="00FB5BDA"/>
    <w:rsid w:val="00FC2961"/>
    <w:rsid w:val="00FC44C2"/>
    <w:rsid w:val="00FC71F7"/>
    <w:rsid w:val="00FD2678"/>
    <w:rsid w:val="00FD3C4A"/>
    <w:rsid w:val="00FD5E65"/>
    <w:rsid w:val="00FE26AF"/>
    <w:rsid w:val="00FE2B5E"/>
    <w:rsid w:val="00FE3D42"/>
    <w:rsid w:val="00FE581F"/>
    <w:rsid w:val="00FF04E0"/>
    <w:rsid w:val="00FF1686"/>
    <w:rsid w:val="00FF2C39"/>
    <w:rsid w:val="00FF4625"/>
    <w:rsid w:val="00FF5B3A"/>
    <w:rsid w:val="01106E54"/>
    <w:rsid w:val="021B1D6D"/>
    <w:rsid w:val="03087E9E"/>
    <w:rsid w:val="082C6BB0"/>
    <w:rsid w:val="0C2D1E06"/>
    <w:rsid w:val="10E2325E"/>
    <w:rsid w:val="1852568A"/>
    <w:rsid w:val="198120CF"/>
    <w:rsid w:val="1CE3515D"/>
    <w:rsid w:val="1D9D0B16"/>
    <w:rsid w:val="1FB7311F"/>
    <w:rsid w:val="1FF468DA"/>
    <w:rsid w:val="215B7728"/>
    <w:rsid w:val="224D06FB"/>
    <w:rsid w:val="280C5036"/>
    <w:rsid w:val="2A494CCF"/>
    <w:rsid w:val="301B7A09"/>
    <w:rsid w:val="33C543BD"/>
    <w:rsid w:val="33C8454A"/>
    <w:rsid w:val="359563AE"/>
    <w:rsid w:val="37FC2AD1"/>
    <w:rsid w:val="399E7247"/>
    <w:rsid w:val="39AC4F76"/>
    <w:rsid w:val="3B71101E"/>
    <w:rsid w:val="3C6F4250"/>
    <w:rsid w:val="3EB35247"/>
    <w:rsid w:val="406B70C9"/>
    <w:rsid w:val="40A16BB9"/>
    <w:rsid w:val="430E7DC3"/>
    <w:rsid w:val="443934F3"/>
    <w:rsid w:val="4845006F"/>
    <w:rsid w:val="4E4850F5"/>
    <w:rsid w:val="4F403B1F"/>
    <w:rsid w:val="504D702B"/>
    <w:rsid w:val="517C4C28"/>
    <w:rsid w:val="51E351F8"/>
    <w:rsid w:val="52510F3A"/>
    <w:rsid w:val="5A057419"/>
    <w:rsid w:val="5B752CD5"/>
    <w:rsid w:val="5D69022A"/>
    <w:rsid w:val="64226EA2"/>
    <w:rsid w:val="64A75CBD"/>
    <w:rsid w:val="6513538A"/>
    <w:rsid w:val="66F07067"/>
    <w:rsid w:val="691C0AB8"/>
    <w:rsid w:val="6E506248"/>
    <w:rsid w:val="6F6816AD"/>
    <w:rsid w:val="730C544D"/>
    <w:rsid w:val="79DA65FC"/>
    <w:rsid w:val="7B346502"/>
    <w:rsid w:val="7CB519DF"/>
    <w:rsid w:val="7E131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04DE31"/>
  <w15:docId w15:val="{93311337-A375-4D98-B7C6-6C0ACDC88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99" w:qFormat="1"/>
    <w:lsdException w:name="footer" w:uiPriority="99" w:qFormat="1"/>
    <w:lsdException w:name="index heading" w:semiHidden="1" w:unhideWhenUsed="1"/>
    <w:lsdException w:name="caption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uiPriority="99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 w:qFormat="1"/>
    <w:lsdException w:name="Table Classic 3" w:semiHidden="1" w:unhideWhenUsed="1" w:qFormat="1"/>
    <w:lsdException w:name="Table Classic 4" w:semiHidden="1" w:unhideWhenUsed="1"/>
    <w:lsdException w:name="Table Colorful 1" w:semiHidden="1" w:unhideWhenUsed="1" w:qFormat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before="120"/>
    </w:pPr>
    <w:rPr>
      <w:rFonts w:ascii="Arial" w:eastAsiaTheme="minorEastAsia" w:hAnsi="Arial"/>
      <w:szCs w:val="24"/>
      <w:lang w:val="en-GB" w:eastAsia="fr-FR"/>
    </w:rPr>
  </w:style>
  <w:style w:type="paragraph" w:styleId="1">
    <w:name w:val="heading 1"/>
    <w:basedOn w:val="a"/>
    <w:next w:val="a"/>
    <w:link w:val="10"/>
    <w:uiPriority w:val="9"/>
    <w:qFormat/>
    <w:pPr>
      <w:keepNext/>
      <w:numPr>
        <w:numId w:val="1"/>
      </w:numPr>
      <w:spacing w:before="360" w:after="120"/>
      <w:outlineLvl w:val="0"/>
    </w:pPr>
    <w:rPr>
      <w:rFonts w:eastAsiaTheme="minorHAnsi" w:cs="Arial"/>
      <w:b/>
      <w:caps/>
      <w:color w:val="FF6600"/>
      <w:spacing w:val="20"/>
    </w:rPr>
  </w:style>
  <w:style w:type="paragraph" w:styleId="2">
    <w:name w:val="heading 2"/>
    <w:basedOn w:val="a"/>
    <w:next w:val="a"/>
    <w:link w:val="20"/>
    <w:uiPriority w:val="9"/>
    <w:qFormat/>
    <w:pPr>
      <w:numPr>
        <w:ilvl w:val="1"/>
        <w:numId w:val="1"/>
      </w:numPr>
      <w:spacing w:before="0"/>
      <w:contextualSpacing/>
      <w:outlineLvl w:val="1"/>
    </w:pPr>
    <w:rPr>
      <w:rFonts w:ascii="微软雅黑" w:eastAsia="宋体" w:hAnsi="微软雅黑" w:cs="微软雅黑"/>
      <w:b/>
      <w:iCs/>
      <w:color w:val="363636"/>
      <w:spacing w:val="15"/>
      <w:kern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numPr>
        <w:ilvl w:val="2"/>
        <w:numId w:val="2"/>
      </w:numPr>
      <w:spacing w:before="240" w:after="60"/>
      <w:outlineLvl w:val="2"/>
    </w:pPr>
    <w:rPr>
      <w:rFonts w:cs="Arial"/>
      <w:b/>
      <w:bCs/>
      <w:smallCaps/>
      <w:color w:val="FF6600"/>
    </w:rPr>
  </w:style>
  <w:style w:type="paragraph" w:styleId="4">
    <w:name w:val="heading 4"/>
    <w:basedOn w:val="a"/>
    <w:next w:val="a"/>
    <w:link w:val="40"/>
    <w:uiPriority w:val="9"/>
    <w:qFormat/>
    <w:pPr>
      <w:keepNext/>
      <w:numPr>
        <w:ilvl w:val="3"/>
        <w:numId w:val="2"/>
      </w:numPr>
      <w:outlineLvl w:val="3"/>
    </w:pPr>
    <w:rPr>
      <w:rFonts w:eastAsiaTheme="majorEastAsia" w:cstheme="majorBidi"/>
      <w:bCs/>
      <w:sz w:val="18"/>
      <w:szCs w:val="28"/>
      <w:lang w:eastAsia="en-US" w:bidi="en-US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numPr>
        <w:ilvl w:val="4"/>
        <w:numId w:val="2"/>
      </w:numPr>
      <w:outlineLvl w:val="4"/>
    </w:pPr>
    <w:rPr>
      <w:sz w:val="18"/>
      <w:szCs w:val="22"/>
    </w:rPr>
  </w:style>
  <w:style w:type="paragraph" w:styleId="6">
    <w:name w:val="heading 6"/>
    <w:basedOn w:val="a"/>
    <w:next w:val="a"/>
    <w:link w:val="60"/>
    <w:uiPriority w:val="9"/>
    <w:qFormat/>
    <w:pPr>
      <w:numPr>
        <w:ilvl w:val="5"/>
        <w:numId w:val="2"/>
      </w:numPr>
      <w:spacing w:before="240" w:after="60"/>
      <w:outlineLvl w:val="5"/>
    </w:pPr>
    <w:rPr>
      <w:bCs/>
      <w:sz w:val="18"/>
    </w:rPr>
  </w:style>
  <w:style w:type="paragraph" w:styleId="7">
    <w:name w:val="heading 7"/>
    <w:basedOn w:val="a"/>
    <w:next w:val="a"/>
    <w:link w:val="70"/>
    <w:uiPriority w:val="9"/>
    <w:qFormat/>
    <w:pPr>
      <w:numPr>
        <w:ilvl w:val="6"/>
        <w:numId w:val="2"/>
      </w:numPr>
      <w:spacing w:before="240" w:after="60"/>
      <w:outlineLvl w:val="6"/>
    </w:pPr>
    <w:rPr>
      <w:sz w:val="18"/>
    </w:rPr>
  </w:style>
  <w:style w:type="paragraph" w:styleId="8">
    <w:name w:val="heading 8"/>
    <w:basedOn w:val="a"/>
    <w:next w:val="a"/>
    <w:link w:val="80"/>
    <w:uiPriority w:val="9"/>
    <w:qFormat/>
    <w:pPr>
      <w:numPr>
        <w:ilvl w:val="7"/>
        <w:numId w:val="2"/>
      </w:numPr>
      <w:spacing w:before="240" w:after="60"/>
      <w:outlineLvl w:val="7"/>
    </w:pPr>
    <w:rPr>
      <w:iCs/>
      <w:sz w:val="18"/>
    </w:rPr>
  </w:style>
  <w:style w:type="paragraph" w:styleId="9">
    <w:name w:val="heading 9"/>
    <w:basedOn w:val="a"/>
    <w:next w:val="a"/>
    <w:link w:val="90"/>
    <w:uiPriority w:val="9"/>
    <w:qFormat/>
    <w:pPr>
      <w:numPr>
        <w:ilvl w:val="8"/>
        <w:numId w:val="2"/>
      </w:numPr>
      <w:spacing w:before="240" w:after="60"/>
      <w:outlineLvl w:val="8"/>
    </w:pPr>
    <w:rPr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rFonts w:asciiTheme="majorHAnsi" w:eastAsia="黑体" w:hAnsiTheme="majorHAnsi" w:cstheme="majorBidi"/>
      <w:szCs w:val="20"/>
    </w:rPr>
  </w:style>
  <w:style w:type="paragraph" w:styleId="a4">
    <w:name w:val="annotation text"/>
    <w:basedOn w:val="a"/>
    <w:link w:val="a5"/>
    <w:semiHidden/>
    <w:unhideWhenUsed/>
    <w:qFormat/>
  </w:style>
  <w:style w:type="paragraph" w:styleId="TOC3">
    <w:name w:val="toc 3"/>
    <w:basedOn w:val="a"/>
    <w:next w:val="a"/>
    <w:autoRedefine/>
    <w:uiPriority w:val="39"/>
    <w:qFormat/>
    <w:pPr>
      <w:keepNext/>
      <w:keepLines/>
      <w:tabs>
        <w:tab w:val="left" w:pos="1418"/>
        <w:tab w:val="right" w:leader="dot" w:pos="9072"/>
      </w:tabs>
      <w:ind w:left="1418" w:hanging="567"/>
    </w:pPr>
    <w:rPr>
      <w:rFonts w:eastAsiaTheme="majorEastAsia" w:cstheme="majorBidi"/>
      <w:sz w:val="18"/>
      <w:szCs w:val="22"/>
      <w:lang w:eastAsia="en-US" w:bidi="en-US"/>
    </w:rPr>
  </w:style>
  <w:style w:type="paragraph" w:styleId="a6">
    <w:name w:val="Balloon Text"/>
    <w:basedOn w:val="a"/>
    <w:link w:val="a7"/>
    <w:semiHidden/>
    <w:qFormat/>
    <w:pPr>
      <w:spacing w:before="0"/>
    </w:pPr>
    <w:rPr>
      <w:rFonts w:cs="Tahoma"/>
      <w:sz w:val="16"/>
      <w:szCs w:val="16"/>
    </w:rPr>
  </w:style>
  <w:style w:type="paragraph" w:styleId="a8">
    <w:name w:val="footer"/>
    <w:basedOn w:val="a"/>
    <w:link w:val="a9"/>
    <w:uiPriority w:val="99"/>
    <w:qFormat/>
    <w:pPr>
      <w:tabs>
        <w:tab w:val="center" w:pos="4513"/>
        <w:tab w:val="right" w:pos="9026"/>
      </w:tabs>
    </w:pPr>
    <w:rPr>
      <w:rFonts w:eastAsiaTheme="majorEastAsia" w:cstheme="majorBidi"/>
      <w:sz w:val="16"/>
      <w:szCs w:val="20"/>
      <w:lang w:eastAsia="en-US" w:bidi="en-US"/>
    </w:rPr>
  </w:style>
  <w:style w:type="paragraph" w:styleId="aa">
    <w:name w:val="header"/>
    <w:basedOn w:val="a"/>
    <w:link w:val="ab"/>
    <w:autoRedefine/>
    <w:uiPriority w:val="99"/>
    <w:qFormat/>
    <w:pPr>
      <w:tabs>
        <w:tab w:val="center" w:pos="4536"/>
        <w:tab w:val="right" w:pos="9072"/>
      </w:tabs>
    </w:pPr>
  </w:style>
  <w:style w:type="paragraph" w:styleId="TOC1">
    <w:name w:val="toc 1"/>
    <w:basedOn w:val="a"/>
    <w:next w:val="a"/>
    <w:autoRedefine/>
    <w:uiPriority w:val="39"/>
    <w:qFormat/>
    <w:pPr>
      <w:keepNext/>
      <w:keepLines/>
      <w:shd w:val="clear" w:color="auto" w:fill="FFFFFF" w:themeFill="background1"/>
      <w:tabs>
        <w:tab w:val="left" w:pos="426"/>
        <w:tab w:val="right" w:leader="dot" w:pos="9072"/>
      </w:tabs>
      <w:spacing w:line="440" w:lineRule="exact"/>
    </w:pPr>
    <w:rPr>
      <w:rFonts w:eastAsiaTheme="majorEastAsia" w:cstheme="majorBidi"/>
      <w:caps/>
      <w:color w:val="000000" w:themeColor="text1"/>
      <w:sz w:val="24"/>
      <w:szCs w:val="20"/>
      <w:lang w:eastAsia="en-US" w:bidi="en-US"/>
    </w:rPr>
  </w:style>
  <w:style w:type="paragraph" w:styleId="ac">
    <w:name w:val="Subtitle"/>
    <w:basedOn w:val="a"/>
    <w:next w:val="a"/>
    <w:link w:val="ad"/>
    <w:uiPriority w:val="11"/>
    <w:qFormat/>
    <w:pPr>
      <w:spacing w:after="60"/>
      <w:jc w:val="center"/>
      <w:outlineLvl w:val="1"/>
    </w:pPr>
    <w:rPr>
      <w:rFonts w:eastAsiaTheme="majorEastAsia" w:cstheme="majorBidi"/>
      <w:szCs w:val="20"/>
      <w:lang w:eastAsia="en-US" w:bidi="en-US"/>
    </w:rPr>
  </w:style>
  <w:style w:type="paragraph" w:styleId="TOC2">
    <w:name w:val="toc 2"/>
    <w:basedOn w:val="a"/>
    <w:next w:val="a"/>
    <w:autoRedefine/>
    <w:uiPriority w:val="39"/>
    <w:qFormat/>
    <w:pPr>
      <w:keepNext/>
      <w:keepLines/>
      <w:tabs>
        <w:tab w:val="left" w:pos="880"/>
        <w:tab w:val="right" w:leader="dot" w:pos="9072"/>
      </w:tabs>
    </w:pPr>
    <w:rPr>
      <w:rFonts w:eastAsiaTheme="majorEastAsia" w:cstheme="majorBidi"/>
      <w:smallCaps/>
      <w:sz w:val="18"/>
      <w:szCs w:val="18"/>
      <w:lang w:eastAsia="en-US" w:bidi="en-US"/>
    </w:rPr>
  </w:style>
  <w:style w:type="paragraph" w:styleId="ae">
    <w:name w:val="Normal (Web)"/>
    <w:basedOn w:val="a"/>
    <w:uiPriority w:val="99"/>
    <w:semiHidden/>
    <w:unhideWhenUsed/>
    <w:qFormat/>
    <w:pPr>
      <w:spacing w:before="100" w:beforeAutospacing="1" w:after="100" w:afterAutospacing="1"/>
    </w:pPr>
    <w:rPr>
      <w:rFonts w:ascii="宋体" w:eastAsia="宋体" w:hAnsi="宋体" w:cs="宋体"/>
      <w:sz w:val="24"/>
      <w:lang w:val="en-US" w:eastAsia="zh-CN"/>
    </w:rPr>
  </w:style>
  <w:style w:type="paragraph" w:styleId="af">
    <w:name w:val="Title"/>
    <w:basedOn w:val="a"/>
    <w:next w:val="a"/>
    <w:link w:val="af0"/>
    <w:uiPriority w:val="10"/>
    <w:qFormat/>
    <w:pPr>
      <w:spacing w:before="240" w:after="60"/>
      <w:jc w:val="center"/>
      <w:outlineLvl w:val="0"/>
    </w:pPr>
    <w:rPr>
      <w:rFonts w:eastAsiaTheme="majorEastAsia" w:cstheme="majorBidi"/>
      <w:b/>
      <w:bCs/>
      <w:kern w:val="28"/>
      <w:szCs w:val="32"/>
      <w:u w:val="single"/>
      <w:lang w:eastAsia="en-US" w:bidi="en-US"/>
    </w:rPr>
  </w:style>
  <w:style w:type="paragraph" w:styleId="af1">
    <w:name w:val="annotation subject"/>
    <w:basedOn w:val="a4"/>
    <w:next w:val="a4"/>
    <w:link w:val="af2"/>
    <w:semiHidden/>
    <w:unhideWhenUsed/>
    <w:qFormat/>
    <w:rPr>
      <w:b/>
      <w:bCs/>
    </w:rPr>
  </w:style>
  <w:style w:type="table" w:styleId="af3">
    <w:name w:val="Table Grid"/>
    <w:basedOn w:val="a1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rPr>
        <w:color w:val="FF6600"/>
      </w:rPr>
      <w:tblPr/>
      <w:tcPr>
        <w:tcBorders>
          <w:bottom w:val="single" w:sz="12" w:space="0" w:color="363636"/>
        </w:tcBorders>
      </w:tcPr>
    </w:tblStylePr>
  </w:style>
  <w:style w:type="table" w:styleId="11">
    <w:name w:val="Table Colorful 1"/>
    <w:basedOn w:val="a1"/>
    <w:qFormat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clear" w:color="auto" w:fill="BCBCBC"/>
    </w:tcPr>
    <w:tblStylePr w:type="firstRow">
      <w:rPr>
        <w:b/>
        <w:bCs/>
        <w:i/>
        <w:iCs/>
      </w:rPr>
      <w:tblPr/>
      <w:tcPr>
        <w:shd w:val="clear" w:color="auto" w:fill="363636"/>
      </w:tcPr>
    </w:tblStylePr>
    <w:tblStylePr w:type="firstCol">
      <w:rPr>
        <w:b/>
        <w:bCs/>
        <w:i/>
        <w:iCs/>
      </w:rPr>
      <w:tblPr/>
      <w:tcPr>
        <w:shd w:val="clear" w:color="auto" w:fill="FF6600"/>
      </w:tcPr>
    </w:tblStylePr>
    <w:tblStylePr w:type="nwCell">
      <w:tblPr/>
      <w:tcPr>
        <w:shd w:val="clear" w:color="auto" w:fill="363636"/>
      </w:tcPr>
    </w:tblStylePr>
    <w:tblStylePr w:type="swCell">
      <w:rPr>
        <w:b/>
        <w:bCs/>
        <w:i w:val="0"/>
        <w:iCs w:val="0"/>
      </w:rPr>
    </w:tblStylePr>
  </w:style>
  <w:style w:type="table" w:styleId="21">
    <w:name w:val="Table Classic 2"/>
    <w:basedOn w:val="a1"/>
    <w:qFormat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shd w:val="clear" w:color="auto" w:fill="FF66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shd w:val="clear" w:color="auto" w:fill="363636"/>
      </w:tcPr>
    </w:tblStylePr>
    <w:tblStylePr w:type="swCell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1">
    <w:name w:val="Table Classic 3"/>
    <w:basedOn w:val="a1"/>
    <w:qFormat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BCBCBC"/>
    </w:tcPr>
    <w:tblStylePr w:type="firstRow">
      <w:rPr>
        <w:b/>
        <w:bCs/>
        <w:i/>
        <w:iCs/>
        <w:color w:val="FFFFFF"/>
      </w:rPr>
      <w:tblPr/>
      <w:tcPr>
        <w:shd w:val="clear" w:color="auto" w:fill="363636"/>
      </w:tcPr>
    </w:tblStylePr>
    <w:tblStylePr w:type="lastRow">
      <w:rPr>
        <w:color w:val="FF660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81">
    <w:name w:val="Table List 8"/>
    <w:basedOn w:val="a1"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cPr>
      <w:shd w:val="clear" w:color="auto" w:fill="BCBCBC"/>
    </w:tcPr>
    <w:tblStylePr w:type="firstRow">
      <w:rPr>
        <w:b/>
        <w:bCs/>
        <w:i/>
        <w:iCs/>
      </w:rPr>
      <w:tblPr/>
      <w:tcPr>
        <w:shd w:val="clear" w:color="auto" w:fill="FF6600"/>
      </w:tcPr>
    </w:tblStylePr>
    <w:tblStylePr w:type="lastRow">
      <w:rPr>
        <w:b/>
        <w:bCs/>
      </w:rPr>
      <w:tblPr/>
      <w:tcPr>
        <w:shd w:val="clear" w:color="auto" w:fill="FF6600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shd w:val="clear" w:color="auto" w:fill="BCBCBC"/>
      </w:tcPr>
    </w:tblStylePr>
    <w:tblStylePr w:type="band2Horz">
      <w:tblPr/>
      <w:tcPr>
        <w:shd w:val="clear" w:color="auto" w:fill="363636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character" w:styleId="af4">
    <w:name w:val="Strong"/>
    <w:basedOn w:val="a0"/>
    <w:uiPriority w:val="22"/>
    <w:qFormat/>
    <w:rPr>
      <w:b/>
      <w:bCs/>
    </w:rPr>
  </w:style>
  <w:style w:type="character" w:styleId="af5">
    <w:name w:val="FollowedHyperlink"/>
    <w:basedOn w:val="a0"/>
    <w:uiPriority w:val="99"/>
    <w:qFormat/>
    <w:rPr>
      <w:rFonts w:ascii="Arial" w:hAnsi="Arial"/>
      <w:i/>
      <w:color w:val="363636"/>
      <w:sz w:val="20"/>
      <w:u w:val="single"/>
    </w:rPr>
  </w:style>
  <w:style w:type="character" w:styleId="af6">
    <w:name w:val="Emphasis"/>
    <w:basedOn w:val="a0"/>
    <w:uiPriority w:val="20"/>
    <w:qFormat/>
    <w:rPr>
      <w:rFonts w:asciiTheme="minorHAnsi" w:hAnsiTheme="minorHAnsi"/>
      <w:b/>
      <w:i/>
      <w:iCs/>
    </w:rPr>
  </w:style>
  <w:style w:type="character" w:styleId="af7">
    <w:name w:val="Hyperlink"/>
    <w:basedOn w:val="a0"/>
    <w:uiPriority w:val="99"/>
    <w:qFormat/>
    <w:rPr>
      <w:rFonts w:ascii="Arial" w:hAnsi="Arial"/>
      <w:color w:val="FF6600"/>
      <w:sz w:val="20"/>
      <w:u w:val="single"/>
    </w:rPr>
  </w:style>
  <w:style w:type="character" w:styleId="HTML">
    <w:name w:val="HTML Code"/>
    <w:basedOn w:val="a0"/>
    <w:semiHidden/>
    <w:unhideWhenUsed/>
    <w:qFormat/>
    <w:rPr>
      <w:rFonts w:ascii="Courier New" w:hAnsi="Courier New"/>
      <w:sz w:val="20"/>
    </w:rPr>
  </w:style>
  <w:style w:type="character" w:styleId="af8">
    <w:name w:val="annotation reference"/>
    <w:basedOn w:val="a0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eastAsiaTheme="minorHAnsi" w:cs="Arial"/>
      <w:b/>
      <w:caps/>
      <w:color w:val="FF6600"/>
      <w:spacing w:val="20"/>
      <w:szCs w:val="24"/>
      <w:lang w:eastAsia="fr-FR"/>
    </w:rPr>
  </w:style>
  <w:style w:type="character" w:customStyle="1" w:styleId="20">
    <w:name w:val="标题 2 字符"/>
    <w:basedOn w:val="a0"/>
    <w:link w:val="2"/>
    <w:uiPriority w:val="9"/>
    <w:qFormat/>
    <w:rPr>
      <w:rFonts w:ascii="微软雅黑" w:eastAsia="宋体" w:hAnsi="微软雅黑" w:cs="微软雅黑"/>
      <w:b/>
      <w:iCs/>
      <w:color w:val="363636"/>
      <w:spacing w:val="15"/>
      <w:kern w:val="32"/>
      <w:szCs w:val="24"/>
      <w:lang w:eastAsia="fr-FR"/>
    </w:rPr>
  </w:style>
  <w:style w:type="character" w:customStyle="1" w:styleId="30">
    <w:name w:val="标题 3 字符"/>
    <w:basedOn w:val="a0"/>
    <w:link w:val="3"/>
    <w:uiPriority w:val="9"/>
    <w:qFormat/>
    <w:rPr>
      <w:rFonts w:cs="Arial"/>
      <w:b/>
      <w:bCs/>
      <w:smallCaps/>
      <w:color w:val="FF6600"/>
      <w:szCs w:val="24"/>
      <w:lang w:eastAsia="fr-FR"/>
    </w:rPr>
  </w:style>
  <w:style w:type="character" w:customStyle="1" w:styleId="40">
    <w:name w:val="标题 4 字符"/>
    <w:basedOn w:val="a0"/>
    <w:link w:val="4"/>
    <w:uiPriority w:val="9"/>
    <w:qFormat/>
    <w:rPr>
      <w:rFonts w:eastAsiaTheme="majorEastAsia"/>
      <w:bCs/>
      <w:sz w:val="18"/>
      <w:szCs w:val="28"/>
      <w:lang w:bidi="en-US"/>
    </w:rPr>
  </w:style>
  <w:style w:type="character" w:customStyle="1" w:styleId="50">
    <w:name w:val="标题 5 字符"/>
    <w:basedOn w:val="a0"/>
    <w:link w:val="5"/>
    <w:uiPriority w:val="9"/>
    <w:qFormat/>
    <w:rPr>
      <w:rFonts w:cs="Times New Roman"/>
      <w:sz w:val="18"/>
      <w:szCs w:val="22"/>
      <w:lang w:eastAsia="fr-FR"/>
    </w:rPr>
  </w:style>
  <w:style w:type="character" w:customStyle="1" w:styleId="60">
    <w:name w:val="标题 6 字符"/>
    <w:basedOn w:val="a0"/>
    <w:link w:val="6"/>
    <w:uiPriority w:val="9"/>
    <w:qFormat/>
    <w:rPr>
      <w:rFonts w:cs="Times New Roman"/>
      <w:bCs/>
      <w:sz w:val="18"/>
      <w:szCs w:val="24"/>
      <w:lang w:eastAsia="fr-FR"/>
    </w:rPr>
  </w:style>
  <w:style w:type="character" w:customStyle="1" w:styleId="70">
    <w:name w:val="标题 7 字符"/>
    <w:basedOn w:val="a0"/>
    <w:link w:val="7"/>
    <w:uiPriority w:val="9"/>
    <w:qFormat/>
    <w:rPr>
      <w:rFonts w:cs="Times New Roman"/>
      <w:sz w:val="18"/>
      <w:szCs w:val="24"/>
      <w:lang w:eastAsia="fr-FR"/>
    </w:rPr>
  </w:style>
  <w:style w:type="character" w:customStyle="1" w:styleId="80">
    <w:name w:val="标题 8 字符"/>
    <w:basedOn w:val="a0"/>
    <w:link w:val="8"/>
    <w:uiPriority w:val="9"/>
    <w:qFormat/>
    <w:rPr>
      <w:rFonts w:cs="Times New Roman"/>
      <w:iCs/>
      <w:sz w:val="18"/>
      <w:szCs w:val="24"/>
      <w:lang w:eastAsia="fr-FR"/>
    </w:rPr>
  </w:style>
  <w:style w:type="character" w:customStyle="1" w:styleId="90">
    <w:name w:val="标题 9 字符"/>
    <w:basedOn w:val="a0"/>
    <w:link w:val="9"/>
    <w:uiPriority w:val="9"/>
    <w:qFormat/>
    <w:rPr>
      <w:rFonts w:cs="Times New Roman"/>
      <w:sz w:val="18"/>
      <w:szCs w:val="24"/>
      <w:lang w:eastAsia="fr-FR"/>
    </w:rPr>
  </w:style>
  <w:style w:type="character" w:customStyle="1" w:styleId="a9">
    <w:name w:val="页脚 字符"/>
    <w:basedOn w:val="a0"/>
    <w:link w:val="a8"/>
    <w:uiPriority w:val="99"/>
    <w:qFormat/>
    <w:rPr>
      <w:rFonts w:eastAsiaTheme="majorEastAsia"/>
      <w:sz w:val="16"/>
      <w:lang w:bidi="en-US"/>
    </w:rPr>
  </w:style>
  <w:style w:type="character" w:customStyle="1" w:styleId="af0">
    <w:name w:val="标题 字符"/>
    <w:basedOn w:val="a0"/>
    <w:link w:val="af"/>
    <w:uiPriority w:val="10"/>
    <w:qFormat/>
    <w:rPr>
      <w:rFonts w:eastAsiaTheme="majorEastAsia"/>
      <w:b/>
      <w:bCs/>
      <w:kern w:val="28"/>
      <w:szCs w:val="32"/>
      <w:u w:val="single"/>
      <w:lang w:bidi="en-US"/>
    </w:rPr>
  </w:style>
  <w:style w:type="character" w:customStyle="1" w:styleId="ad">
    <w:name w:val="副标题 字符"/>
    <w:basedOn w:val="a0"/>
    <w:link w:val="ac"/>
    <w:uiPriority w:val="11"/>
    <w:qFormat/>
    <w:rPr>
      <w:rFonts w:eastAsiaTheme="majorEastAsia"/>
      <w:lang w:bidi="en-US"/>
    </w:rPr>
  </w:style>
  <w:style w:type="paragraph" w:styleId="af9">
    <w:name w:val="No Spacing"/>
    <w:basedOn w:val="a"/>
    <w:link w:val="afa"/>
    <w:uiPriority w:val="1"/>
    <w:qFormat/>
    <w:rPr>
      <w:rFonts w:eastAsiaTheme="majorEastAsia" w:cstheme="majorBidi"/>
      <w:szCs w:val="32"/>
      <w:lang w:eastAsia="en-US" w:bidi="en-US"/>
    </w:rPr>
  </w:style>
  <w:style w:type="character" w:customStyle="1" w:styleId="afa">
    <w:name w:val="无间隔 字符"/>
    <w:basedOn w:val="a0"/>
    <w:link w:val="af9"/>
    <w:uiPriority w:val="1"/>
    <w:qFormat/>
    <w:rPr>
      <w:rFonts w:eastAsiaTheme="majorEastAsia"/>
      <w:szCs w:val="32"/>
      <w:lang w:bidi="en-US"/>
    </w:rPr>
  </w:style>
  <w:style w:type="paragraph" w:styleId="afb">
    <w:name w:val="List Paragraph"/>
    <w:basedOn w:val="a"/>
    <w:link w:val="afc"/>
    <w:uiPriority w:val="34"/>
    <w:qFormat/>
    <w:pPr>
      <w:ind w:left="720"/>
      <w:contextualSpacing/>
    </w:pPr>
  </w:style>
  <w:style w:type="paragraph" w:styleId="afd">
    <w:name w:val="Quote"/>
    <w:basedOn w:val="a"/>
    <w:next w:val="a"/>
    <w:link w:val="afe"/>
    <w:uiPriority w:val="29"/>
    <w:qFormat/>
    <w:rPr>
      <w:rFonts w:eastAsiaTheme="majorEastAsia" w:cstheme="majorBidi"/>
      <w:i/>
      <w:szCs w:val="20"/>
      <w:lang w:eastAsia="en-US" w:bidi="en-US"/>
    </w:rPr>
  </w:style>
  <w:style w:type="character" w:customStyle="1" w:styleId="afe">
    <w:name w:val="引用 字符"/>
    <w:basedOn w:val="a0"/>
    <w:link w:val="afd"/>
    <w:uiPriority w:val="29"/>
    <w:qFormat/>
    <w:rPr>
      <w:rFonts w:eastAsiaTheme="majorEastAsia"/>
      <w:i/>
      <w:lang w:bidi="en-US"/>
    </w:rPr>
  </w:style>
  <w:style w:type="paragraph" w:styleId="aff">
    <w:name w:val="Intense Quote"/>
    <w:basedOn w:val="a"/>
    <w:next w:val="a"/>
    <w:link w:val="aff0"/>
    <w:uiPriority w:val="30"/>
    <w:qFormat/>
    <w:pPr>
      <w:ind w:left="720" w:right="720"/>
    </w:pPr>
    <w:rPr>
      <w:rFonts w:eastAsiaTheme="majorEastAsia" w:cstheme="majorBidi"/>
      <w:b/>
      <w:i/>
      <w:szCs w:val="20"/>
      <w:lang w:eastAsia="en-US" w:bidi="en-US"/>
    </w:rPr>
  </w:style>
  <w:style w:type="character" w:customStyle="1" w:styleId="aff0">
    <w:name w:val="明显引用 字符"/>
    <w:basedOn w:val="a0"/>
    <w:link w:val="aff"/>
    <w:uiPriority w:val="30"/>
    <w:qFormat/>
    <w:rPr>
      <w:rFonts w:eastAsiaTheme="majorEastAsia"/>
      <w:b/>
      <w:i/>
      <w:lang w:bidi="en-US"/>
    </w:rPr>
  </w:style>
  <w:style w:type="character" w:customStyle="1" w:styleId="12">
    <w:name w:val="不明显强调1"/>
    <w:uiPriority w:val="19"/>
    <w:qFormat/>
    <w:rPr>
      <w:i/>
      <w:color w:val="595959" w:themeColor="text1" w:themeTint="A6"/>
    </w:rPr>
  </w:style>
  <w:style w:type="character" w:customStyle="1" w:styleId="13">
    <w:name w:val="明显强调1"/>
    <w:basedOn w:val="a0"/>
    <w:uiPriority w:val="21"/>
    <w:qFormat/>
    <w:rPr>
      <w:b/>
      <w:i/>
      <w:sz w:val="24"/>
      <w:szCs w:val="24"/>
      <w:u w:val="single"/>
    </w:rPr>
  </w:style>
  <w:style w:type="character" w:customStyle="1" w:styleId="14">
    <w:name w:val="不明显参考1"/>
    <w:basedOn w:val="a0"/>
    <w:uiPriority w:val="31"/>
    <w:qFormat/>
    <w:rPr>
      <w:sz w:val="24"/>
      <w:szCs w:val="24"/>
      <w:u w:val="single"/>
    </w:rPr>
  </w:style>
  <w:style w:type="character" w:customStyle="1" w:styleId="15">
    <w:name w:val="明显参考1"/>
    <w:basedOn w:val="a0"/>
    <w:uiPriority w:val="32"/>
    <w:qFormat/>
    <w:rPr>
      <w:b/>
      <w:sz w:val="24"/>
      <w:u w:val="single"/>
    </w:rPr>
  </w:style>
  <w:style w:type="character" w:customStyle="1" w:styleId="16">
    <w:name w:val="书籍标题1"/>
    <w:basedOn w:val="a0"/>
    <w:uiPriority w:val="33"/>
    <w:qFormat/>
    <w:rPr>
      <w:rFonts w:asciiTheme="majorHAnsi" w:eastAsiaTheme="majorEastAsia" w:hAnsiTheme="majorHAnsi"/>
      <w:b/>
      <w:i/>
      <w:sz w:val="24"/>
      <w:szCs w:val="24"/>
    </w:rPr>
  </w:style>
  <w:style w:type="paragraph" w:customStyle="1" w:styleId="TOC10">
    <w:name w:val="TOC 标题1"/>
    <w:basedOn w:val="1"/>
    <w:next w:val="a"/>
    <w:uiPriority w:val="39"/>
    <w:qFormat/>
    <w:pPr>
      <w:numPr>
        <w:numId w:val="0"/>
      </w:numPr>
      <w:outlineLvl w:val="9"/>
    </w:pPr>
  </w:style>
  <w:style w:type="paragraph" w:customStyle="1" w:styleId="List1">
    <w:name w:val="List 1"/>
    <w:basedOn w:val="a"/>
    <w:link w:val="List1Char"/>
    <w:uiPriority w:val="99"/>
    <w:qFormat/>
    <w:pPr>
      <w:numPr>
        <w:numId w:val="3"/>
      </w:numPr>
      <w:spacing w:before="60"/>
    </w:pPr>
    <w:rPr>
      <w:rFonts w:eastAsiaTheme="majorEastAsia" w:cstheme="majorBidi"/>
      <w:szCs w:val="20"/>
      <w:lang w:eastAsia="en-US" w:bidi="en-US"/>
    </w:rPr>
  </w:style>
  <w:style w:type="character" w:customStyle="1" w:styleId="List1Char">
    <w:name w:val="List 1 Char"/>
    <w:basedOn w:val="a0"/>
    <w:link w:val="List1"/>
    <w:uiPriority w:val="99"/>
    <w:qFormat/>
    <w:rPr>
      <w:rFonts w:eastAsiaTheme="majorEastAsia"/>
      <w:lang w:bidi="en-US"/>
    </w:rPr>
  </w:style>
  <w:style w:type="paragraph" w:customStyle="1" w:styleId="Highlight">
    <w:name w:val="Highlight"/>
    <w:basedOn w:val="a"/>
    <w:uiPriority w:val="99"/>
    <w:qFormat/>
    <w:rPr>
      <w:color w:val="BF0000" w:themeColor="accent6" w:themeShade="BF"/>
    </w:rPr>
  </w:style>
  <w:style w:type="paragraph" w:customStyle="1" w:styleId="Numbered1">
    <w:name w:val="Numbered 1"/>
    <w:basedOn w:val="a"/>
    <w:qFormat/>
    <w:pPr>
      <w:numPr>
        <w:numId w:val="4"/>
      </w:numPr>
      <w:spacing w:before="60"/>
    </w:pPr>
  </w:style>
  <w:style w:type="paragraph" w:customStyle="1" w:styleId="List2">
    <w:name w:val="List2"/>
    <w:basedOn w:val="List1"/>
    <w:uiPriority w:val="99"/>
    <w:qFormat/>
    <w:pPr>
      <w:numPr>
        <w:numId w:val="0"/>
      </w:numPr>
      <w:spacing w:before="0"/>
    </w:pPr>
    <w:rPr>
      <w:szCs w:val="24"/>
      <w:lang w:val="fr-FR" w:eastAsia="fr-FR" w:bidi="ar-SA"/>
    </w:rPr>
  </w:style>
  <w:style w:type="paragraph" w:customStyle="1" w:styleId="StyleHeading5Firstline0cm">
    <w:name w:val="Style Heading 5 + First line:  0 cm"/>
    <w:basedOn w:val="5"/>
    <w:qFormat/>
    <w:pPr>
      <w:numPr>
        <w:ilvl w:val="0"/>
        <w:numId w:val="0"/>
      </w:numPr>
    </w:pPr>
    <w:rPr>
      <w:color w:val="363636"/>
      <w:szCs w:val="24"/>
      <w:u w:val="single"/>
    </w:rPr>
  </w:style>
  <w:style w:type="paragraph" w:customStyle="1" w:styleId="Glossary">
    <w:name w:val="Glossary"/>
    <w:basedOn w:val="a"/>
    <w:link w:val="GlossaryChar"/>
    <w:uiPriority w:val="99"/>
    <w:qFormat/>
    <w:pPr>
      <w:spacing w:before="40"/>
    </w:pPr>
    <w:rPr>
      <w:rFonts w:cstheme="majorBidi"/>
      <w:sz w:val="16"/>
      <w:szCs w:val="16"/>
      <w:lang w:eastAsia="en-GB"/>
    </w:rPr>
  </w:style>
  <w:style w:type="character" w:customStyle="1" w:styleId="GlossaryChar">
    <w:name w:val="Glossary Char"/>
    <w:basedOn w:val="a0"/>
    <w:link w:val="Glossary"/>
    <w:uiPriority w:val="99"/>
    <w:qFormat/>
    <w:rPr>
      <w:sz w:val="16"/>
      <w:szCs w:val="16"/>
      <w:lang w:eastAsia="en-GB"/>
    </w:rPr>
  </w:style>
  <w:style w:type="character" w:customStyle="1" w:styleId="ab">
    <w:name w:val="页眉 字符"/>
    <w:basedOn w:val="a0"/>
    <w:link w:val="aa"/>
    <w:uiPriority w:val="99"/>
    <w:qFormat/>
    <w:rPr>
      <w:rFonts w:cs="Times New Roman"/>
      <w:szCs w:val="24"/>
      <w:lang w:eastAsia="fr-FR"/>
    </w:rPr>
  </w:style>
  <w:style w:type="table" w:customStyle="1" w:styleId="SGSTableBasic2">
    <w:name w:val="SGS Table Basic 2"/>
    <w:basedOn w:val="a1"/>
    <w:uiPriority w:val="99"/>
    <w:qFormat/>
    <w:tblPr/>
    <w:tcPr>
      <w:shd w:val="clear" w:color="auto" w:fill="BCBCBC"/>
    </w:tcPr>
    <w:tblStylePr w:type="firstRow">
      <w:pPr>
        <w:jc w:val="left"/>
      </w:pPr>
      <w:tblPr/>
      <w:tcPr>
        <w:shd w:val="clear" w:color="auto" w:fill="363636"/>
        <w:vAlign w:val="center"/>
      </w:tcPr>
    </w:tblStylePr>
  </w:style>
  <w:style w:type="character" w:customStyle="1" w:styleId="a7">
    <w:name w:val="批注框文本 字符"/>
    <w:basedOn w:val="a0"/>
    <w:link w:val="a6"/>
    <w:semiHidden/>
    <w:qFormat/>
    <w:rPr>
      <w:rFonts w:cs="Tahoma"/>
      <w:sz w:val="16"/>
      <w:szCs w:val="16"/>
      <w:lang w:val="fr-FR" w:eastAsia="fr-FR"/>
    </w:rPr>
  </w:style>
  <w:style w:type="paragraph" w:customStyle="1" w:styleId="Style2">
    <w:name w:val="Style2"/>
    <w:basedOn w:val="1"/>
    <w:link w:val="Style2Char"/>
    <w:qFormat/>
    <w:pPr>
      <w:numPr>
        <w:numId w:val="5"/>
      </w:numPr>
      <w:spacing w:before="0"/>
    </w:pPr>
    <w:rPr>
      <w:rFonts w:eastAsia="宋体"/>
      <w:b w:val="0"/>
      <w:color w:val="auto"/>
      <w:sz w:val="24"/>
      <w:lang w:eastAsia="zh-CN"/>
    </w:rPr>
  </w:style>
  <w:style w:type="paragraph" w:customStyle="1" w:styleId="Style3">
    <w:name w:val="Style3"/>
    <w:basedOn w:val="afb"/>
    <w:link w:val="Style3Char"/>
    <w:qFormat/>
    <w:pPr>
      <w:numPr>
        <w:ilvl w:val="1"/>
        <w:numId w:val="6"/>
      </w:numPr>
      <w:spacing w:before="0"/>
    </w:pPr>
    <w:rPr>
      <w:rFonts w:eastAsia="宋体" w:cs="Arial"/>
      <w:szCs w:val="20"/>
    </w:rPr>
  </w:style>
  <w:style w:type="character" w:customStyle="1" w:styleId="afc">
    <w:name w:val="列表段落 字符"/>
    <w:basedOn w:val="a0"/>
    <w:link w:val="afb"/>
    <w:uiPriority w:val="34"/>
    <w:qFormat/>
    <w:rPr>
      <w:rFonts w:cs="Times New Roman"/>
      <w:szCs w:val="24"/>
      <w:lang w:eastAsia="fr-FR"/>
    </w:rPr>
  </w:style>
  <w:style w:type="character" w:customStyle="1" w:styleId="Style2Char">
    <w:name w:val="Style2 Char"/>
    <w:basedOn w:val="afc"/>
    <w:link w:val="Style2"/>
    <w:qFormat/>
    <w:rPr>
      <w:rFonts w:eastAsia="宋体" w:cs="Arial"/>
      <w:caps/>
      <w:spacing w:val="20"/>
      <w:sz w:val="24"/>
      <w:szCs w:val="24"/>
      <w:lang w:eastAsia="zh-CN"/>
    </w:rPr>
  </w:style>
  <w:style w:type="character" w:customStyle="1" w:styleId="Style3Char">
    <w:name w:val="Style3 Char"/>
    <w:basedOn w:val="afc"/>
    <w:link w:val="Style3"/>
    <w:qFormat/>
    <w:rPr>
      <w:rFonts w:eastAsia="宋体" w:cs="Arial"/>
      <w:szCs w:val="24"/>
      <w:lang w:eastAsia="fr-FR"/>
    </w:rPr>
  </w:style>
  <w:style w:type="character" w:customStyle="1" w:styleId="a5">
    <w:name w:val="批注文字 字符"/>
    <w:basedOn w:val="a0"/>
    <w:link w:val="a4"/>
    <w:semiHidden/>
    <w:qFormat/>
    <w:rPr>
      <w:rFonts w:cs="Times New Roman"/>
      <w:szCs w:val="24"/>
      <w:lang w:eastAsia="fr-FR"/>
    </w:rPr>
  </w:style>
  <w:style w:type="character" w:customStyle="1" w:styleId="af2">
    <w:name w:val="批注主题 字符"/>
    <w:basedOn w:val="a5"/>
    <w:link w:val="af1"/>
    <w:semiHidden/>
    <w:qFormat/>
    <w:rPr>
      <w:rFonts w:cs="Times New Roman"/>
      <w:b/>
      <w:bCs/>
      <w:szCs w:val="24"/>
      <w:lang w:eastAsia="fr-FR"/>
    </w:rPr>
  </w:style>
  <w:style w:type="paragraph" w:customStyle="1" w:styleId="p0">
    <w:name w:val="p0"/>
    <w:basedOn w:val="a"/>
    <w:qFormat/>
    <w:pPr>
      <w:spacing w:before="0" w:line="360" w:lineRule="auto"/>
      <w:ind w:firstLineChars="200" w:firstLine="560"/>
      <w:jc w:val="both"/>
    </w:pPr>
    <w:rPr>
      <w:rFonts w:ascii="Times New Roman" w:eastAsia="仿宋" w:hAnsi="Times New Roman"/>
      <w:sz w:val="28"/>
      <w:szCs w:val="28"/>
      <w:lang w:val="en-US" w:eastAsia="zh-CN"/>
    </w:rPr>
  </w:style>
  <w:style w:type="paragraph" w:customStyle="1" w:styleId="17">
    <w:name w:val="修订1"/>
    <w:hidden/>
    <w:uiPriority w:val="99"/>
    <w:semiHidden/>
    <w:qFormat/>
    <w:rPr>
      <w:rFonts w:ascii="Arial" w:eastAsiaTheme="minorEastAsia" w:hAnsi="Arial"/>
      <w:szCs w:val="24"/>
      <w:lang w:val="en-GB" w:eastAsia="fr-FR"/>
    </w:rPr>
  </w:style>
  <w:style w:type="paragraph" w:customStyle="1" w:styleId="aff1">
    <w:name w:val="二级标题"/>
    <w:basedOn w:val="2"/>
    <w:link w:val="aff2"/>
    <w:qFormat/>
    <w:pPr>
      <w:numPr>
        <w:ilvl w:val="0"/>
        <w:numId w:val="0"/>
      </w:numPr>
      <w:spacing w:line="360" w:lineRule="auto"/>
    </w:pPr>
    <w:rPr>
      <w:rFonts w:ascii="Arial" w:hAnsi="Arial" w:cs="Arial"/>
      <w:sz w:val="24"/>
      <w:lang w:eastAsia="zh-CN"/>
    </w:rPr>
  </w:style>
  <w:style w:type="character" w:customStyle="1" w:styleId="aff2">
    <w:name w:val="二级标题 字符"/>
    <w:basedOn w:val="20"/>
    <w:link w:val="aff1"/>
    <w:qFormat/>
    <w:rPr>
      <w:rFonts w:ascii="微软雅黑" w:eastAsia="宋体" w:hAnsi="微软雅黑" w:cs="Arial"/>
      <w:b/>
      <w:iCs/>
      <w:color w:val="363636"/>
      <w:spacing w:val="15"/>
      <w:kern w:val="32"/>
      <w:sz w:val="24"/>
      <w:szCs w:val="24"/>
      <w:lang w:eastAsia="zh-CN"/>
    </w:rPr>
  </w:style>
  <w:style w:type="paragraph" w:customStyle="1" w:styleId="22">
    <w:name w:val="修订2"/>
    <w:hidden/>
    <w:uiPriority w:val="99"/>
    <w:unhideWhenUsed/>
    <w:qFormat/>
    <w:rPr>
      <w:rFonts w:ascii="Arial" w:eastAsiaTheme="minorEastAsia" w:hAnsi="Arial"/>
      <w:szCs w:val="24"/>
      <w:lang w:val="en-GB" w:eastAsia="fr-FR"/>
    </w:rPr>
  </w:style>
  <w:style w:type="character" w:customStyle="1" w:styleId="font151">
    <w:name w:val="font151"/>
    <w:basedOn w:val="a0"/>
    <w:qFormat/>
    <w:rPr>
      <w:rFonts w:ascii="Arial" w:hAnsi="Arial" w:cs="Arial" w:hint="default"/>
      <w:b/>
      <w:bCs/>
      <w:color w:val="FFFFFF"/>
      <w:sz w:val="13"/>
      <w:szCs w:val="13"/>
      <w:u w:val="none"/>
      <w:vertAlign w:val="subscript"/>
    </w:rPr>
  </w:style>
  <w:style w:type="character" w:customStyle="1" w:styleId="font181">
    <w:name w:val="font181"/>
    <w:basedOn w:val="a0"/>
    <w:qFormat/>
    <w:rPr>
      <w:rFonts w:ascii="Arial" w:hAnsi="Arial" w:cs="Arial" w:hint="default"/>
      <w:b/>
      <w:bCs/>
      <w:color w:val="FFFFFF"/>
      <w:sz w:val="13"/>
      <w:szCs w:val="13"/>
      <w:u w:val="none"/>
    </w:rPr>
  </w:style>
  <w:style w:type="character" w:customStyle="1" w:styleId="font161">
    <w:name w:val="font161"/>
    <w:basedOn w:val="a0"/>
    <w:qFormat/>
    <w:rPr>
      <w:rFonts w:ascii="Arial" w:hAnsi="Arial" w:cs="Arial" w:hint="default"/>
      <w:b/>
      <w:bCs/>
      <w:color w:val="000000"/>
      <w:sz w:val="13"/>
      <w:szCs w:val="13"/>
      <w:u w:val="none"/>
    </w:rPr>
  </w:style>
  <w:style w:type="character" w:customStyle="1" w:styleId="font171">
    <w:name w:val="font171"/>
    <w:basedOn w:val="a0"/>
    <w:qFormat/>
    <w:rPr>
      <w:rFonts w:ascii="宋体" w:eastAsia="宋体" w:hAnsi="宋体" w:hint="eastAsia"/>
      <w:b/>
      <w:bCs/>
      <w:color w:val="000000"/>
      <w:sz w:val="13"/>
      <w:szCs w:val="13"/>
      <w:u w:val="none"/>
    </w:rPr>
  </w:style>
  <w:style w:type="character" w:customStyle="1" w:styleId="font191">
    <w:name w:val="font191"/>
    <w:basedOn w:val="a0"/>
    <w:qFormat/>
    <w:rPr>
      <w:rFonts w:ascii="Arial" w:hAnsi="Arial" w:cs="Arial" w:hint="default"/>
      <w:b/>
      <w:bCs/>
      <w:color w:val="FFFFFF"/>
      <w:sz w:val="13"/>
      <w:szCs w:val="13"/>
      <w:u w:val="none"/>
    </w:rPr>
  </w:style>
  <w:style w:type="paragraph" w:customStyle="1" w:styleId="msonormal0">
    <w:name w:val="msonormal"/>
    <w:basedOn w:val="a"/>
    <w:qFormat/>
    <w:pPr>
      <w:spacing w:before="100" w:beforeAutospacing="1" w:after="100" w:afterAutospacing="1"/>
    </w:pPr>
    <w:rPr>
      <w:rFonts w:ascii="宋体" w:eastAsia="宋体" w:hAnsi="宋体" w:cs="宋体"/>
      <w:sz w:val="24"/>
      <w:lang w:val="en-US" w:eastAsia="zh-CN"/>
    </w:rPr>
  </w:style>
  <w:style w:type="paragraph" w:customStyle="1" w:styleId="font5">
    <w:name w:val="font5"/>
    <w:basedOn w:val="a"/>
    <w:qFormat/>
    <w:pPr>
      <w:spacing w:before="100" w:beforeAutospacing="1" w:after="100" w:afterAutospacing="1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font6">
    <w:name w:val="font6"/>
    <w:basedOn w:val="a"/>
    <w:qFormat/>
    <w:pPr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font7">
    <w:name w:val="font7"/>
    <w:basedOn w:val="a"/>
    <w:qFormat/>
    <w:pPr>
      <w:spacing w:before="100" w:beforeAutospacing="1" w:after="100" w:afterAutospacing="1"/>
    </w:pPr>
    <w:rPr>
      <w:rFonts w:ascii="宋体" w:eastAsia="宋体" w:hAnsi="宋体" w:cs="宋体"/>
      <w:b/>
      <w:bCs/>
      <w:sz w:val="24"/>
      <w:lang w:val="en-US" w:eastAsia="zh-CN"/>
    </w:rPr>
  </w:style>
  <w:style w:type="paragraph" w:customStyle="1" w:styleId="font8">
    <w:name w:val="font8"/>
    <w:basedOn w:val="a"/>
    <w:qFormat/>
    <w:pPr>
      <w:spacing w:before="100" w:beforeAutospacing="1" w:after="100" w:afterAutospacing="1"/>
    </w:pPr>
    <w:rPr>
      <w:rFonts w:ascii="宋体" w:eastAsia="宋体" w:hAnsi="宋体" w:cs="宋体"/>
      <w:sz w:val="24"/>
      <w:lang w:val="en-US" w:eastAsia="zh-CN"/>
    </w:rPr>
  </w:style>
  <w:style w:type="paragraph" w:customStyle="1" w:styleId="font9">
    <w:name w:val="font9"/>
    <w:basedOn w:val="a"/>
    <w:qFormat/>
    <w:pPr>
      <w:spacing w:before="100" w:beforeAutospacing="1" w:after="100" w:afterAutospacing="1"/>
    </w:pPr>
    <w:rPr>
      <w:rFonts w:ascii="Tahoma" w:eastAsia="宋体" w:hAnsi="Tahoma" w:cs="Tahoma"/>
      <w:b/>
      <w:bCs/>
      <w:color w:val="000000"/>
      <w:sz w:val="16"/>
      <w:szCs w:val="16"/>
      <w:lang w:val="en-US" w:eastAsia="zh-CN"/>
    </w:rPr>
  </w:style>
  <w:style w:type="paragraph" w:customStyle="1" w:styleId="font10">
    <w:name w:val="font10"/>
    <w:basedOn w:val="a"/>
    <w:qFormat/>
    <w:pPr>
      <w:spacing w:before="100" w:beforeAutospacing="1" w:after="100" w:afterAutospacing="1"/>
    </w:pPr>
    <w:rPr>
      <w:rFonts w:ascii="Tahoma" w:eastAsia="宋体" w:hAnsi="Tahoma" w:cs="Tahoma"/>
      <w:color w:val="000000"/>
      <w:sz w:val="16"/>
      <w:szCs w:val="16"/>
      <w:lang w:val="en-US" w:eastAsia="zh-CN"/>
    </w:rPr>
  </w:style>
  <w:style w:type="paragraph" w:customStyle="1" w:styleId="font11">
    <w:name w:val="font11"/>
    <w:basedOn w:val="a"/>
    <w:qFormat/>
    <w:pPr>
      <w:spacing w:before="100" w:beforeAutospacing="1" w:after="100" w:afterAutospacing="1"/>
    </w:pPr>
    <w:rPr>
      <w:rFonts w:ascii="宋体" w:eastAsia="宋体" w:hAnsi="宋体" w:cs="宋体"/>
      <w:b/>
      <w:bCs/>
      <w:sz w:val="18"/>
      <w:szCs w:val="18"/>
      <w:lang w:val="en-US" w:eastAsia="zh-CN"/>
    </w:rPr>
  </w:style>
  <w:style w:type="paragraph" w:customStyle="1" w:styleId="font12">
    <w:name w:val="font12"/>
    <w:basedOn w:val="a"/>
    <w:qFormat/>
    <w:pPr>
      <w:spacing w:before="100" w:beforeAutospacing="1" w:after="100" w:afterAutospacing="1"/>
    </w:pPr>
    <w:rPr>
      <w:rFonts w:ascii="宋体" w:eastAsia="宋体" w:hAnsi="宋体" w:cs="宋体"/>
      <w:sz w:val="18"/>
      <w:szCs w:val="18"/>
      <w:lang w:val="en-US" w:eastAsia="zh-CN"/>
    </w:rPr>
  </w:style>
  <w:style w:type="paragraph" w:customStyle="1" w:styleId="font13">
    <w:name w:val="font13"/>
    <w:basedOn w:val="a"/>
    <w:qFormat/>
    <w:pPr>
      <w:spacing w:before="100" w:beforeAutospacing="1" w:after="100" w:afterAutospacing="1"/>
    </w:pPr>
    <w:rPr>
      <w:rFonts w:eastAsia="宋体" w:cs="Arial"/>
      <w:b/>
      <w:bCs/>
      <w:sz w:val="16"/>
      <w:szCs w:val="16"/>
      <w:lang w:val="en-US" w:eastAsia="zh-CN"/>
    </w:rPr>
  </w:style>
  <w:style w:type="paragraph" w:customStyle="1" w:styleId="font14">
    <w:name w:val="font14"/>
    <w:basedOn w:val="a"/>
    <w:qFormat/>
    <w:pPr>
      <w:spacing w:before="100" w:beforeAutospacing="1" w:after="100" w:afterAutospacing="1"/>
    </w:pPr>
    <w:rPr>
      <w:rFonts w:ascii="宋体" w:eastAsia="宋体" w:hAnsi="宋体" w:cs="宋体"/>
      <w:b/>
      <w:bCs/>
      <w:sz w:val="16"/>
      <w:szCs w:val="16"/>
      <w:lang w:val="en-US" w:eastAsia="zh-CN"/>
    </w:rPr>
  </w:style>
  <w:style w:type="paragraph" w:customStyle="1" w:styleId="font15">
    <w:name w:val="font15"/>
    <w:basedOn w:val="a"/>
    <w:qFormat/>
    <w:pPr>
      <w:spacing w:before="100" w:beforeAutospacing="1" w:after="100" w:afterAutospacing="1"/>
    </w:pPr>
    <w:rPr>
      <w:rFonts w:ascii="宋体" w:eastAsia="宋体" w:hAnsi="宋体" w:cs="宋体"/>
      <w:sz w:val="16"/>
      <w:szCs w:val="16"/>
      <w:lang w:val="en-US" w:eastAsia="zh-CN"/>
    </w:rPr>
  </w:style>
  <w:style w:type="paragraph" w:customStyle="1" w:styleId="font16">
    <w:name w:val="font16"/>
    <w:basedOn w:val="a"/>
    <w:qFormat/>
    <w:pPr>
      <w:spacing w:before="100" w:beforeAutospacing="1" w:after="100" w:afterAutospacing="1"/>
    </w:pPr>
    <w:rPr>
      <w:rFonts w:ascii="宋体" w:eastAsia="宋体" w:hAnsi="宋体" w:cs="宋体"/>
      <w:color w:val="000000"/>
      <w:sz w:val="16"/>
      <w:szCs w:val="16"/>
      <w:lang w:val="en-US" w:eastAsia="zh-CN"/>
    </w:rPr>
  </w:style>
  <w:style w:type="paragraph" w:customStyle="1" w:styleId="xl83">
    <w:name w:val="xl83"/>
    <w:basedOn w:val="a"/>
    <w:qFormat/>
    <w:pPr>
      <w:shd w:val="clear" w:color="000000" w:fill="FFFFFF"/>
      <w:spacing w:before="100" w:beforeAutospacing="1" w:after="100" w:afterAutospacing="1"/>
      <w:jc w:val="center"/>
    </w:pPr>
    <w:rPr>
      <w:rFonts w:eastAsia="宋体" w:cs="Arial"/>
      <w:b/>
      <w:bCs/>
      <w:sz w:val="24"/>
      <w:lang w:val="en-US" w:eastAsia="zh-CN"/>
    </w:rPr>
  </w:style>
  <w:style w:type="paragraph" w:customStyle="1" w:styleId="xl84">
    <w:name w:val="xl84"/>
    <w:basedOn w:val="a"/>
    <w:qFormat/>
    <w:pPr>
      <w:shd w:val="clear" w:color="000000" w:fill="FFFFFF"/>
      <w:spacing w:before="100" w:beforeAutospacing="1" w:after="100" w:afterAutospacing="1"/>
    </w:pPr>
    <w:rPr>
      <w:rFonts w:eastAsia="宋体" w:cs="Arial"/>
      <w:color w:val="000000"/>
      <w:sz w:val="22"/>
      <w:szCs w:val="22"/>
      <w:lang w:val="en-US" w:eastAsia="zh-CN"/>
    </w:rPr>
  </w:style>
  <w:style w:type="paragraph" w:customStyle="1" w:styleId="xl85">
    <w:name w:val="xl85"/>
    <w:basedOn w:val="a"/>
    <w:qFormat/>
    <w:pPr>
      <w:shd w:val="clear" w:color="000000" w:fill="FFFFFF"/>
      <w:spacing w:before="100" w:beforeAutospacing="1" w:after="100" w:afterAutospacing="1"/>
      <w:jc w:val="center"/>
    </w:pPr>
    <w:rPr>
      <w:rFonts w:ascii="宋体" w:eastAsia="宋体" w:hAnsi="宋体" w:cs="宋体"/>
      <w:b/>
      <w:bCs/>
      <w:sz w:val="24"/>
      <w:lang w:val="en-US" w:eastAsia="zh-CN"/>
    </w:rPr>
  </w:style>
  <w:style w:type="paragraph" w:customStyle="1" w:styleId="xl86">
    <w:name w:val="xl86"/>
    <w:basedOn w:val="a"/>
    <w:qFormat/>
    <w:pPr>
      <w:shd w:val="clear" w:color="000000" w:fill="FFFFFF"/>
      <w:spacing w:before="100" w:beforeAutospacing="1" w:after="100" w:afterAutospacing="1"/>
      <w:jc w:val="center"/>
    </w:pPr>
    <w:rPr>
      <w:rFonts w:eastAsia="宋体" w:cs="Arial"/>
      <w:b/>
      <w:bCs/>
      <w:color w:val="FF0000"/>
      <w:sz w:val="24"/>
      <w:lang w:val="en-US" w:eastAsia="zh-CN"/>
    </w:rPr>
  </w:style>
  <w:style w:type="paragraph" w:customStyle="1" w:styleId="xl87">
    <w:name w:val="xl87"/>
    <w:basedOn w:val="a"/>
    <w:qFormat/>
    <w:pPr>
      <w:shd w:val="clear" w:color="000000" w:fill="FFFFFF"/>
      <w:spacing w:before="100" w:beforeAutospacing="1" w:after="100" w:afterAutospacing="1"/>
    </w:pPr>
    <w:rPr>
      <w:rFonts w:eastAsia="宋体" w:cs="Arial"/>
      <w:color w:val="FF0000"/>
      <w:sz w:val="22"/>
      <w:szCs w:val="22"/>
      <w:lang w:val="en-US" w:eastAsia="zh-CN"/>
    </w:rPr>
  </w:style>
  <w:style w:type="paragraph" w:customStyle="1" w:styleId="xl88">
    <w:name w:val="xl88"/>
    <w:basedOn w:val="a"/>
    <w:qFormat/>
    <w:pPr>
      <w:shd w:val="clear" w:color="000000" w:fill="FFFFFF"/>
      <w:spacing w:before="100" w:beforeAutospacing="1" w:after="100" w:afterAutospacing="1"/>
    </w:pPr>
    <w:rPr>
      <w:rFonts w:eastAsia="宋体" w:cs="Arial"/>
      <w:sz w:val="22"/>
      <w:szCs w:val="22"/>
      <w:lang w:val="en-US" w:eastAsia="zh-CN"/>
    </w:rPr>
  </w:style>
  <w:style w:type="paragraph" w:customStyle="1" w:styleId="xl89">
    <w:name w:val="xl89"/>
    <w:basedOn w:val="a"/>
    <w:qFormat/>
    <w:pPr>
      <w:shd w:val="clear" w:color="000000" w:fill="FFFFFF"/>
      <w:spacing w:before="100" w:beforeAutospacing="1" w:after="100" w:afterAutospacing="1"/>
    </w:pPr>
    <w:rPr>
      <w:rFonts w:eastAsia="宋体" w:cs="Arial"/>
      <w:sz w:val="24"/>
      <w:lang w:val="en-US" w:eastAsia="zh-CN"/>
    </w:rPr>
  </w:style>
  <w:style w:type="paragraph" w:customStyle="1" w:styleId="xl90">
    <w:name w:val="xl90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6600"/>
      <w:spacing w:before="100" w:beforeAutospacing="1" w:after="100" w:afterAutospacing="1"/>
      <w:jc w:val="center"/>
    </w:pPr>
    <w:rPr>
      <w:rFonts w:eastAsia="宋体" w:cs="Arial"/>
      <w:b/>
      <w:bCs/>
      <w:sz w:val="16"/>
      <w:szCs w:val="16"/>
      <w:lang w:val="en-US" w:eastAsia="zh-CN"/>
    </w:rPr>
  </w:style>
  <w:style w:type="paragraph" w:customStyle="1" w:styleId="xl91">
    <w:name w:val="xl91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92">
    <w:name w:val="xl92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93">
    <w:name w:val="xl93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94">
    <w:name w:val="xl94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宋体" w:eastAsia="宋体" w:hAnsi="宋体" w:cs="宋体"/>
      <w:sz w:val="16"/>
      <w:szCs w:val="16"/>
      <w:lang w:val="en-US" w:eastAsia="zh-CN"/>
    </w:rPr>
  </w:style>
  <w:style w:type="paragraph" w:customStyle="1" w:styleId="xl95">
    <w:name w:val="xl95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宋体" w:eastAsia="宋体" w:hAnsi="宋体" w:cs="宋体"/>
      <w:sz w:val="16"/>
      <w:szCs w:val="16"/>
      <w:lang w:val="en-US" w:eastAsia="zh-CN"/>
    </w:rPr>
  </w:style>
  <w:style w:type="paragraph" w:customStyle="1" w:styleId="xl96">
    <w:name w:val="xl96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97">
    <w:name w:val="xl97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98">
    <w:name w:val="xl98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99">
    <w:name w:val="xl99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100">
    <w:name w:val="xl100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01">
    <w:name w:val="xl101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102">
    <w:name w:val="xl102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103">
    <w:name w:val="xl103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104">
    <w:name w:val="xl104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05">
    <w:name w:val="xl105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106">
    <w:name w:val="xl106"/>
    <w:basedOn w:val="a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宋体" w:eastAsia="宋体" w:hAnsi="宋体" w:cs="宋体"/>
      <w:color w:val="000000"/>
      <w:sz w:val="16"/>
      <w:szCs w:val="16"/>
      <w:lang w:val="en-US" w:eastAsia="zh-CN"/>
    </w:rPr>
  </w:style>
  <w:style w:type="paragraph" w:customStyle="1" w:styleId="xl107">
    <w:name w:val="xl107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xl108">
    <w:name w:val="xl108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xl109">
    <w:name w:val="xl109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xl110">
    <w:name w:val="xl110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xl111">
    <w:name w:val="xl111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xl112">
    <w:name w:val="xl112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  <w:jc w:val="center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xl113">
    <w:name w:val="xl113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xl114">
    <w:name w:val="xl114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right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xl115">
    <w:name w:val="xl115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xl116">
    <w:name w:val="xl116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xl117">
    <w:name w:val="xl117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18">
    <w:name w:val="xl118"/>
    <w:basedOn w:val="a"/>
    <w:qFormat/>
    <w:pPr>
      <w:pBdr>
        <w:top w:val="single" w:sz="4" w:space="0" w:color="808080"/>
        <w:left w:val="single" w:sz="4" w:space="0" w:color="808080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宋体" w:eastAsia="宋体" w:hAnsi="宋体" w:cs="宋体"/>
      <w:sz w:val="16"/>
      <w:szCs w:val="16"/>
      <w:lang w:val="en-US" w:eastAsia="zh-CN"/>
    </w:rPr>
  </w:style>
  <w:style w:type="paragraph" w:customStyle="1" w:styleId="xl119">
    <w:name w:val="xl119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宋体" w:eastAsia="宋体" w:hAnsi="宋体" w:cs="宋体"/>
      <w:sz w:val="16"/>
      <w:szCs w:val="16"/>
      <w:lang w:val="en-US" w:eastAsia="zh-CN"/>
    </w:rPr>
  </w:style>
  <w:style w:type="paragraph" w:customStyle="1" w:styleId="xl120">
    <w:name w:val="xl120"/>
    <w:basedOn w:val="a"/>
    <w:qFormat/>
    <w:pPr>
      <w:pBdr>
        <w:top w:val="single" w:sz="4" w:space="0" w:color="808080"/>
        <w:left w:val="single" w:sz="4" w:space="0" w:color="808080"/>
        <w:right w:val="single" w:sz="4" w:space="0" w:color="auto"/>
      </w:pBdr>
      <w:spacing w:before="100" w:beforeAutospacing="1" w:after="100" w:afterAutospacing="1"/>
    </w:pPr>
    <w:rPr>
      <w:rFonts w:ascii="宋体" w:eastAsia="宋体" w:hAnsi="宋体" w:cs="宋体"/>
      <w:sz w:val="16"/>
      <w:szCs w:val="16"/>
      <w:lang w:val="en-US" w:eastAsia="zh-CN"/>
    </w:rPr>
  </w:style>
  <w:style w:type="paragraph" w:customStyle="1" w:styleId="xl121">
    <w:name w:val="xl121"/>
    <w:basedOn w:val="a"/>
    <w:qFormat/>
    <w:pPr>
      <w:pBdr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22">
    <w:name w:val="xl122"/>
    <w:basedOn w:val="a"/>
    <w:qFormat/>
    <w:pPr>
      <w:pBdr>
        <w:top w:val="single" w:sz="4" w:space="0" w:color="808080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23">
    <w:name w:val="xl123"/>
    <w:basedOn w:val="a"/>
    <w:qFormat/>
    <w:pPr>
      <w:pBdr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24">
    <w:name w:val="xl124"/>
    <w:basedOn w:val="a"/>
    <w:qFormat/>
    <w:pPr>
      <w:pBdr>
        <w:top w:val="single" w:sz="4" w:space="0" w:color="808080"/>
        <w:left w:val="single" w:sz="4" w:space="0" w:color="808080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25">
    <w:name w:val="xl125"/>
    <w:basedOn w:val="a"/>
    <w:qFormat/>
    <w:pPr>
      <w:pBdr>
        <w:top w:val="single" w:sz="4" w:space="0" w:color="808080"/>
        <w:left w:val="single" w:sz="4" w:space="0" w:color="808080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26">
    <w:name w:val="xl126"/>
    <w:basedOn w:val="a"/>
    <w:qFormat/>
    <w:pPr>
      <w:pBdr>
        <w:top w:val="single" w:sz="4" w:space="0" w:color="808080"/>
        <w:left w:val="single" w:sz="4" w:space="0" w:color="808080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127">
    <w:name w:val="xl127"/>
    <w:basedOn w:val="a"/>
    <w:qFormat/>
    <w:pPr>
      <w:pBdr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128">
    <w:name w:val="xl128"/>
    <w:basedOn w:val="a"/>
    <w:qFormat/>
    <w:pPr>
      <w:pBdr>
        <w:top w:val="single" w:sz="4" w:space="0" w:color="808080"/>
        <w:left w:val="single" w:sz="4" w:space="0" w:color="808080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129">
    <w:name w:val="xl129"/>
    <w:basedOn w:val="a"/>
    <w:qFormat/>
    <w:pPr>
      <w:pBdr>
        <w:top w:val="single" w:sz="4" w:space="0" w:color="808080"/>
        <w:left w:val="single" w:sz="4" w:space="0" w:color="808080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130">
    <w:name w:val="xl130"/>
    <w:basedOn w:val="a"/>
    <w:qFormat/>
    <w:pPr>
      <w:pBdr>
        <w:top w:val="single" w:sz="4" w:space="0" w:color="808080"/>
        <w:left w:val="single" w:sz="4" w:space="0" w:color="808080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31">
    <w:name w:val="xl131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32">
    <w:name w:val="xl132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33">
    <w:name w:val="xl133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34">
    <w:name w:val="xl134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35">
    <w:name w:val="xl135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36">
    <w:name w:val="xl136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137">
    <w:name w:val="xl137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right"/>
    </w:pPr>
    <w:rPr>
      <w:rFonts w:eastAsia="宋体" w:cs="Arial"/>
      <w:sz w:val="16"/>
      <w:szCs w:val="16"/>
      <w:lang w:val="en-US" w:eastAsia="zh-CN"/>
    </w:rPr>
  </w:style>
  <w:style w:type="paragraph" w:customStyle="1" w:styleId="xl138">
    <w:name w:val="xl138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39">
    <w:name w:val="xl139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40">
    <w:name w:val="xl140"/>
    <w:basedOn w:val="a"/>
    <w:qFormat/>
    <w:pPr>
      <w:pBdr>
        <w:top w:val="single" w:sz="4" w:space="0" w:color="808080"/>
        <w:left w:val="single" w:sz="4" w:space="0" w:color="808080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宋体" w:eastAsia="宋体" w:hAnsi="宋体" w:cs="宋体"/>
      <w:sz w:val="16"/>
      <w:szCs w:val="16"/>
      <w:lang w:val="en-US" w:eastAsia="zh-CN"/>
    </w:rPr>
  </w:style>
  <w:style w:type="paragraph" w:customStyle="1" w:styleId="xl141">
    <w:name w:val="xl141"/>
    <w:basedOn w:val="a"/>
    <w:qFormat/>
    <w:pPr>
      <w:pBdr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42">
    <w:name w:val="xl142"/>
    <w:basedOn w:val="a"/>
    <w:qFormat/>
    <w:pPr>
      <w:pBdr>
        <w:top w:val="single" w:sz="4" w:space="0" w:color="808080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43">
    <w:name w:val="xl143"/>
    <w:basedOn w:val="a"/>
    <w:qFormat/>
    <w:pPr>
      <w:pBdr>
        <w:top w:val="single" w:sz="4" w:space="0" w:color="808080"/>
        <w:left w:val="single" w:sz="4" w:space="0" w:color="808080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44">
    <w:name w:val="xl144"/>
    <w:basedOn w:val="a"/>
    <w:qFormat/>
    <w:pPr>
      <w:pBdr>
        <w:top w:val="single" w:sz="4" w:space="0" w:color="808080"/>
        <w:left w:val="single" w:sz="4" w:space="0" w:color="808080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45">
    <w:name w:val="xl145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宋体" w:eastAsia="宋体" w:hAnsi="宋体" w:cs="宋体"/>
      <w:sz w:val="16"/>
      <w:szCs w:val="16"/>
      <w:lang w:val="en-US" w:eastAsia="zh-CN"/>
    </w:rPr>
  </w:style>
  <w:style w:type="paragraph" w:customStyle="1" w:styleId="xl146">
    <w:name w:val="xl146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宋体" w:eastAsia="宋体" w:hAnsi="宋体" w:cs="宋体"/>
      <w:sz w:val="16"/>
      <w:szCs w:val="16"/>
      <w:lang w:val="en-US" w:eastAsia="zh-CN"/>
    </w:rPr>
  </w:style>
  <w:style w:type="paragraph" w:customStyle="1" w:styleId="xl147">
    <w:name w:val="xl147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48">
    <w:name w:val="xl148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49">
    <w:name w:val="xl149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宋体" w:eastAsia="宋体" w:hAnsi="宋体" w:cs="宋体"/>
      <w:color w:val="FF0000"/>
      <w:sz w:val="16"/>
      <w:szCs w:val="16"/>
      <w:lang w:val="en-US" w:eastAsia="zh-CN"/>
    </w:rPr>
  </w:style>
  <w:style w:type="paragraph" w:customStyle="1" w:styleId="xl150">
    <w:name w:val="xl150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宋体" w:eastAsia="宋体" w:hAnsi="宋体" w:cs="宋体"/>
      <w:color w:val="FF0000"/>
      <w:sz w:val="16"/>
      <w:szCs w:val="16"/>
      <w:lang w:val="en-US" w:eastAsia="zh-CN"/>
    </w:rPr>
  </w:style>
  <w:style w:type="paragraph" w:customStyle="1" w:styleId="xl151">
    <w:name w:val="xl151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宋体" w:eastAsia="宋体" w:hAnsi="宋体" w:cs="宋体"/>
      <w:color w:val="FF0000"/>
      <w:sz w:val="16"/>
      <w:szCs w:val="16"/>
      <w:lang w:val="en-US" w:eastAsia="zh-CN"/>
    </w:rPr>
  </w:style>
  <w:style w:type="paragraph" w:customStyle="1" w:styleId="xl152">
    <w:name w:val="xl152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color w:val="FF0000"/>
      <w:sz w:val="16"/>
      <w:szCs w:val="16"/>
      <w:lang w:val="en-US" w:eastAsia="zh-CN"/>
    </w:rPr>
  </w:style>
  <w:style w:type="paragraph" w:customStyle="1" w:styleId="xl153">
    <w:name w:val="xl153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54">
    <w:name w:val="xl154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55">
    <w:name w:val="xl155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  <w:jc w:val="center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56">
    <w:name w:val="xl156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right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57">
    <w:name w:val="xl157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58">
    <w:name w:val="xl158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59">
    <w:name w:val="xl159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60">
    <w:name w:val="xl160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61">
    <w:name w:val="xl161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62">
    <w:name w:val="xl162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宋体" w:eastAsia="宋体" w:hAnsi="宋体" w:cs="宋体"/>
      <w:sz w:val="16"/>
      <w:szCs w:val="16"/>
      <w:lang w:val="en-US" w:eastAsia="zh-CN"/>
    </w:rPr>
  </w:style>
  <w:style w:type="paragraph" w:customStyle="1" w:styleId="xl163">
    <w:name w:val="xl163"/>
    <w:basedOn w:val="a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宋体" w:eastAsia="宋体" w:hAnsi="宋体" w:cs="宋体"/>
      <w:color w:val="000000"/>
      <w:sz w:val="16"/>
      <w:szCs w:val="16"/>
      <w:lang w:val="en-US" w:eastAsia="zh-CN"/>
    </w:rPr>
  </w:style>
  <w:style w:type="paragraph" w:customStyle="1" w:styleId="xl164">
    <w:name w:val="xl164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xl165">
    <w:name w:val="xl165"/>
    <w:basedOn w:val="a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宋体" w:eastAsia="宋体" w:hAnsi="宋体" w:cs="宋体"/>
      <w:color w:val="000000"/>
      <w:sz w:val="16"/>
      <w:szCs w:val="16"/>
      <w:lang w:val="en-US" w:eastAsia="zh-CN"/>
    </w:rPr>
  </w:style>
  <w:style w:type="paragraph" w:customStyle="1" w:styleId="xl166">
    <w:name w:val="xl166"/>
    <w:basedOn w:val="a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宋体" w:eastAsia="宋体" w:hAnsi="宋体" w:cs="宋体"/>
      <w:color w:val="000000"/>
      <w:sz w:val="16"/>
      <w:szCs w:val="16"/>
      <w:lang w:val="en-US" w:eastAsia="zh-CN"/>
    </w:rPr>
  </w:style>
  <w:style w:type="paragraph" w:customStyle="1" w:styleId="xl167">
    <w:name w:val="xl167"/>
    <w:basedOn w:val="a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168">
    <w:name w:val="xl168"/>
    <w:basedOn w:val="a"/>
    <w:qFormat/>
    <w:pP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69">
    <w:name w:val="xl169"/>
    <w:basedOn w:val="a"/>
    <w:qFormat/>
    <w:pP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70">
    <w:name w:val="xl170"/>
    <w:basedOn w:val="a"/>
    <w:qFormat/>
    <w:pPr>
      <w:shd w:val="clear" w:color="000000" w:fill="FFFFFF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171">
    <w:name w:val="xl171"/>
    <w:basedOn w:val="a"/>
    <w:qFormat/>
    <w:pP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72">
    <w:name w:val="xl172"/>
    <w:basedOn w:val="a"/>
    <w:qFormat/>
    <w:pP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73">
    <w:name w:val="xl173"/>
    <w:basedOn w:val="a"/>
    <w:qFormat/>
    <w:pPr>
      <w:shd w:val="clear" w:color="000000" w:fill="FFFFFF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174">
    <w:name w:val="xl174"/>
    <w:basedOn w:val="a"/>
    <w:qFormat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F79646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175">
    <w:name w:val="xl175"/>
    <w:basedOn w:val="a"/>
    <w:qFormat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79646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font17">
    <w:name w:val="font17"/>
    <w:basedOn w:val="a"/>
    <w:qFormat/>
    <w:pPr>
      <w:spacing w:before="100" w:beforeAutospacing="1" w:after="100" w:afterAutospacing="1"/>
    </w:pPr>
    <w:rPr>
      <w:rFonts w:eastAsia="宋体" w:cs="Arial"/>
      <w:color w:val="000000"/>
      <w:sz w:val="13"/>
      <w:szCs w:val="13"/>
      <w:lang w:val="en-US" w:eastAsia="zh-CN"/>
    </w:rPr>
  </w:style>
  <w:style w:type="paragraph" w:customStyle="1" w:styleId="xl176">
    <w:name w:val="xl176"/>
    <w:basedOn w:val="a"/>
    <w:qFormat/>
    <w:pPr>
      <w:shd w:val="clear" w:color="000000" w:fill="FFFFFF"/>
      <w:spacing w:before="100" w:beforeAutospacing="1" w:after="100" w:afterAutospacing="1"/>
      <w:jc w:val="center"/>
    </w:pPr>
    <w:rPr>
      <w:rFonts w:eastAsia="宋体" w:cs="Arial"/>
      <w:sz w:val="13"/>
      <w:szCs w:val="13"/>
      <w:lang w:val="en-US" w:eastAsia="zh-CN"/>
    </w:rPr>
  </w:style>
  <w:style w:type="paragraph" w:customStyle="1" w:styleId="xl177">
    <w:name w:val="xl177"/>
    <w:basedOn w:val="a"/>
    <w:qFormat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F79646"/>
      <w:spacing w:before="100" w:beforeAutospacing="1" w:after="100" w:afterAutospacing="1"/>
      <w:jc w:val="center"/>
    </w:pPr>
    <w:rPr>
      <w:rFonts w:eastAsia="宋体" w:cs="Arial"/>
      <w:sz w:val="13"/>
      <w:szCs w:val="13"/>
      <w:lang w:val="en-US" w:eastAsia="zh-CN"/>
    </w:rPr>
  </w:style>
  <w:style w:type="paragraph" w:customStyle="1" w:styleId="xl178">
    <w:name w:val="xl178"/>
    <w:basedOn w:val="a"/>
    <w:qFormat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79646"/>
      <w:spacing w:before="100" w:beforeAutospacing="1" w:after="100" w:afterAutospacing="1"/>
      <w:jc w:val="center"/>
    </w:pPr>
    <w:rPr>
      <w:rFonts w:eastAsia="宋体" w:cs="Arial"/>
      <w:sz w:val="13"/>
      <w:szCs w:val="13"/>
      <w:lang w:val="en-US" w:eastAsia="zh-CN"/>
    </w:rPr>
  </w:style>
  <w:style w:type="paragraph" w:customStyle="1" w:styleId="font18">
    <w:name w:val="font18"/>
    <w:basedOn w:val="a"/>
    <w:qFormat/>
    <w:pPr>
      <w:spacing w:before="100" w:beforeAutospacing="1" w:after="100" w:afterAutospacing="1"/>
    </w:pPr>
    <w:rPr>
      <w:rFonts w:ascii="宋体" w:eastAsia="宋体" w:hAnsi="宋体" w:cs="宋体"/>
      <w:color w:val="000000"/>
      <w:sz w:val="13"/>
      <w:szCs w:val="13"/>
      <w:lang w:val="en-US" w:eastAsia="zh-CN"/>
    </w:rPr>
  </w:style>
  <w:style w:type="paragraph" w:customStyle="1" w:styleId="font19">
    <w:name w:val="font19"/>
    <w:basedOn w:val="a"/>
    <w:qFormat/>
    <w:pPr>
      <w:spacing w:before="100" w:beforeAutospacing="1" w:after="100" w:afterAutospacing="1"/>
    </w:pPr>
    <w:rPr>
      <w:rFonts w:eastAsia="宋体" w:cs="Arial"/>
      <w:color w:val="000000"/>
      <w:sz w:val="13"/>
      <w:szCs w:val="13"/>
      <w:lang w:val="en-US" w:eastAsia="zh-CN"/>
    </w:rPr>
  </w:style>
  <w:style w:type="paragraph" w:customStyle="1" w:styleId="xl179">
    <w:name w:val="xl179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color w:val="000000"/>
      <w:sz w:val="13"/>
      <w:szCs w:val="13"/>
      <w:lang w:val="en-US" w:eastAsia="zh-CN"/>
    </w:rPr>
  </w:style>
  <w:style w:type="paragraph" w:customStyle="1" w:styleId="xl180">
    <w:name w:val="xl180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color w:val="FF0000"/>
      <w:sz w:val="13"/>
      <w:szCs w:val="13"/>
      <w:lang w:val="en-US" w:eastAsia="zh-CN"/>
    </w:rPr>
  </w:style>
  <w:style w:type="paragraph" w:customStyle="1" w:styleId="xl181">
    <w:name w:val="xl181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 w:val="13"/>
      <w:szCs w:val="13"/>
      <w:lang w:val="en-US" w:eastAsia="zh-CN"/>
    </w:rPr>
  </w:style>
  <w:style w:type="paragraph" w:customStyle="1" w:styleId="xl182">
    <w:name w:val="xl182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 w:val="13"/>
      <w:szCs w:val="13"/>
      <w:lang w:val="en-US" w:eastAsia="zh-CN"/>
    </w:rPr>
  </w:style>
  <w:style w:type="paragraph" w:customStyle="1" w:styleId="xl183">
    <w:name w:val="xl183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 w:val="13"/>
      <w:szCs w:val="13"/>
      <w:lang w:val="en-US" w:eastAsia="zh-CN"/>
    </w:rPr>
  </w:style>
  <w:style w:type="paragraph" w:customStyle="1" w:styleId="xl184">
    <w:name w:val="xl184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eastAsia="宋体" w:cs="Arial"/>
      <w:sz w:val="13"/>
      <w:szCs w:val="13"/>
      <w:lang w:val="en-US" w:eastAsia="zh-CN"/>
    </w:rPr>
  </w:style>
  <w:style w:type="paragraph" w:customStyle="1" w:styleId="xl185">
    <w:name w:val="xl185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 w:val="22"/>
      <w:szCs w:val="22"/>
      <w:lang w:val="en-US" w:eastAsia="zh-CN"/>
    </w:rPr>
  </w:style>
  <w:style w:type="paragraph" w:customStyle="1" w:styleId="xl186">
    <w:name w:val="xl186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Cs w:val="20"/>
      <w:lang w:val="en-US" w:eastAsia="zh-CN"/>
    </w:rPr>
  </w:style>
  <w:style w:type="paragraph" w:customStyle="1" w:styleId="xl187">
    <w:name w:val="xl187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Cs w:val="20"/>
      <w:lang w:val="en-US" w:eastAsia="zh-CN"/>
    </w:rPr>
  </w:style>
  <w:style w:type="paragraph" w:customStyle="1" w:styleId="xl188">
    <w:name w:val="xl188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Cs w:val="20"/>
      <w:lang w:val="en-US" w:eastAsia="zh-CN"/>
    </w:rPr>
  </w:style>
  <w:style w:type="paragraph" w:customStyle="1" w:styleId="xl189">
    <w:name w:val="xl189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eastAsia="宋体" w:cs="Arial"/>
      <w:szCs w:val="20"/>
      <w:lang w:val="en-US" w:eastAsia="zh-CN"/>
    </w:rPr>
  </w:style>
  <w:style w:type="paragraph" w:customStyle="1" w:styleId="xl190">
    <w:name w:val="xl190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 w:val="24"/>
      <w:lang w:val="en-US" w:eastAsia="zh-CN"/>
    </w:rPr>
  </w:style>
  <w:style w:type="paragraph" w:customStyle="1" w:styleId="32">
    <w:name w:val="修订3"/>
    <w:hidden/>
    <w:uiPriority w:val="99"/>
    <w:unhideWhenUsed/>
    <w:qFormat/>
    <w:rPr>
      <w:rFonts w:ascii="Arial" w:eastAsiaTheme="minorEastAsia" w:hAnsi="Arial"/>
      <w:szCs w:val="24"/>
      <w:lang w:val="en-GB" w:eastAsia="fr-FR"/>
    </w:rPr>
  </w:style>
  <w:style w:type="paragraph" w:customStyle="1" w:styleId="41">
    <w:name w:val="修订4"/>
    <w:hidden/>
    <w:uiPriority w:val="99"/>
    <w:unhideWhenUsed/>
    <w:qFormat/>
    <w:rsid w:val="007E7D77"/>
    <w:rPr>
      <w:rFonts w:ascii="Arial" w:eastAsiaTheme="minorEastAsia" w:hAnsi="Arial"/>
      <w:szCs w:val="24"/>
      <w:lang w:val="en-GB" w:eastAsia="fr-FR"/>
    </w:rPr>
  </w:style>
  <w:style w:type="character" w:customStyle="1" w:styleId="font41">
    <w:name w:val="font41"/>
    <w:basedOn w:val="a0"/>
    <w:rsid w:val="007E7D77"/>
    <w:rPr>
      <w:rFonts w:ascii="Arial" w:hAnsi="Arial" w:cs="Arial" w:hint="default"/>
      <w:color w:val="000000"/>
      <w:sz w:val="20"/>
      <w:szCs w:val="20"/>
      <w:u w:val="none"/>
    </w:rPr>
  </w:style>
  <w:style w:type="character" w:customStyle="1" w:styleId="font51">
    <w:name w:val="font51"/>
    <w:basedOn w:val="a0"/>
    <w:rsid w:val="007E7D77"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61">
    <w:name w:val="font61"/>
    <w:basedOn w:val="a0"/>
    <w:rsid w:val="007E7D77"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31">
    <w:name w:val="font31"/>
    <w:basedOn w:val="a0"/>
    <w:rsid w:val="007E7D77"/>
    <w:rPr>
      <w:rFonts w:ascii="宋体" w:eastAsia="宋体" w:hAnsi="宋体" w:cs="宋体" w:hint="eastAsia"/>
      <w:color w:val="000000"/>
      <w:sz w:val="20"/>
      <w:szCs w:val="20"/>
      <w:u w:val="none"/>
    </w:rPr>
  </w:style>
  <w:style w:type="paragraph" w:styleId="aff3">
    <w:name w:val="Revision"/>
    <w:hidden/>
    <w:uiPriority w:val="99"/>
    <w:unhideWhenUsed/>
    <w:rsid w:val="007E7D77"/>
    <w:rPr>
      <w:rFonts w:ascii="Arial" w:eastAsiaTheme="minorEastAsia" w:hAnsi="Arial"/>
      <w:szCs w:val="24"/>
      <w:lang w:val="en-GB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Default Theme">
  <a:themeElements>
    <a:clrScheme name="SGS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363636"/>
      </a:accent1>
      <a:accent2>
        <a:srgbClr val="848685"/>
      </a:accent2>
      <a:accent3>
        <a:srgbClr val="FF6600"/>
      </a:accent3>
      <a:accent4>
        <a:srgbClr val="BCBCBC"/>
      </a:accent4>
      <a:accent5>
        <a:srgbClr val="FF9900"/>
      </a:accent5>
      <a:accent6>
        <a:srgbClr val="FF0000"/>
      </a:accent6>
      <a:hlink>
        <a:srgbClr val="FF0000"/>
      </a:hlink>
      <a:folHlink>
        <a:srgbClr val="BCBCBC"/>
      </a:folHlink>
    </a:clrScheme>
    <a:fontScheme name="defaul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</a:spPr>
      <a:bodyPr vert="horz" wrap="square" lIns="91440" tIns="45720" rIns="91440" bIns="45720" numCol="1" anchor="t" anchorCtr="0" compatLnSpc="1"/>
      <a:lstStyle/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</a:spPr>
      <a:bodyPr vert="horz" wrap="square" lIns="91440" tIns="45720" rIns="91440" bIns="45720" numCol="1" anchor="t" anchorCtr="0" compatLnSpc="1"/>
      <a:lstStyle/>
    </a:lnDef>
  </a:objectDefaults>
  <a:extraClrSchemeLst>
    <a:extraClrScheme>
      <a:clrScheme name="default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00CC99"/>
        </a:accent1>
        <a:accent2>
          <a:srgbClr val="3333CC"/>
        </a:accent2>
        <a:accent3>
          <a:srgbClr val="FFFFFF"/>
        </a:accent3>
        <a:accent4>
          <a:srgbClr val="000000"/>
        </a:accent4>
        <a:accent5>
          <a:srgbClr val="AAE2CA"/>
        </a:accent5>
        <a:accent6>
          <a:srgbClr val="2D2DB9"/>
        </a:accent6>
        <a:hlink>
          <a:srgbClr val="CCCCFF"/>
        </a:hlink>
        <a:folHlink>
          <a:srgbClr val="B2B2B2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2">
        <a:dk1>
          <a:srgbClr val="000000"/>
        </a:dk1>
        <a:lt1>
          <a:srgbClr val="FFFFFF"/>
        </a:lt1>
        <a:dk2>
          <a:srgbClr val="0000FF"/>
        </a:dk2>
        <a:lt2>
          <a:srgbClr val="FFFF00"/>
        </a:lt2>
        <a:accent1>
          <a:srgbClr val="FF9900"/>
        </a:accent1>
        <a:accent2>
          <a:srgbClr val="00FFFF"/>
        </a:accent2>
        <a:accent3>
          <a:srgbClr val="AAAAFF"/>
        </a:accent3>
        <a:accent4>
          <a:srgbClr val="DADADA"/>
        </a:accent4>
        <a:accent5>
          <a:srgbClr val="FFCAAA"/>
        </a:accent5>
        <a:accent6>
          <a:srgbClr val="00E7E7"/>
        </a:accent6>
        <a:hlink>
          <a:srgbClr val="FF0000"/>
        </a:hlink>
        <a:folHlink>
          <a:srgbClr val="969696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default 3">
        <a:dk1>
          <a:srgbClr val="000000"/>
        </a:dk1>
        <a:lt1>
          <a:srgbClr val="FFFFCC"/>
        </a:lt1>
        <a:dk2>
          <a:srgbClr val="808000"/>
        </a:dk2>
        <a:lt2>
          <a:srgbClr val="666633"/>
        </a:lt2>
        <a:accent1>
          <a:srgbClr val="339933"/>
        </a:accent1>
        <a:accent2>
          <a:srgbClr val="800000"/>
        </a:accent2>
        <a:accent3>
          <a:srgbClr val="FFFFE2"/>
        </a:accent3>
        <a:accent4>
          <a:srgbClr val="000000"/>
        </a:accent4>
        <a:accent5>
          <a:srgbClr val="ADCAAD"/>
        </a:accent5>
        <a:accent6>
          <a:srgbClr val="730000"/>
        </a:accent6>
        <a:hlink>
          <a:srgbClr val="0033CC"/>
        </a:hlink>
        <a:folHlink>
          <a:srgbClr val="FFCC66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4">
        <a:dk1>
          <a:srgbClr val="000000"/>
        </a:dk1>
        <a:lt1>
          <a:srgbClr val="FFFFFF"/>
        </a:lt1>
        <a:dk2>
          <a:srgbClr val="000000"/>
        </a:dk2>
        <a:lt2>
          <a:srgbClr val="333333"/>
        </a:lt2>
        <a:accent1>
          <a:srgbClr val="DDDDDD"/>
        </a:accent1>
        <a:accent2>
          <a:srgbClr val="808080"/>
        </a:accent2>
        <a:accent3>
          <a:srgbClr val="FFFFFF"/>
        </a:accent3>
        <a:accent4>
          <a:srgbClr val="000000"/>
        </a:accent4>
        <a:accent5>
          <a:srgbClr val="EBEBEB"/>
        </a:accent5>
        <a:accent6>
          <a:srgbClr val="737373"/>
        </a:accent6>
        <a:hlink>
          <a:srgbClr val="4D4D4D"/>
        </a:hlink>
        <a:folHlink>
          <a:srgbClr val="EAEAEA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5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FFCC66"/>
        </a:accent1>
        <a:accent2>
          <a:srgbClr val="0000FF"/>
        </a:accent2>
        <a:accent3>
          <a:srgbClr val="FFFFFF"/>
        </a:accent3>
        <a:accent4>
          <a:srgbClr val="000000"/>
        </a:accent4>
        <a:accent5>
          <a:srgbClr val="FFE2B8"/>
        </a:accent5>
        <a:accent6>
          <a:srgbClr val="0000E7"/>
        </a:accent6>
        <a:hlink>
          <a:srgbClr val="CC00CC"/>
        </a:hlink>
        <a:folHlink>
          <a:srgbClr val="C0C0C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6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C0C0C0"/>
        </a:accent1>
        <a:accent2>
          <a:srgbClr val="0066FF"/>
        </a:accent2>
        <a:accent3>
          <a:srgbClr val="FFFFFF"/>
        </a:accent3>
        <a:accent4>
          <a:srgbClr val="000000"/>
        </a:accent4>
        <a:accent5>
          <a:srgbClr val="DCDCDC"/>
        </a:accent5>
        <a:accent6>
          <a:srgbClr val="005CE7"/>
        </a:accent6>
        <a:hlink>
          <a:srgbClr val="FF0000"/>
        </a:hlink>
        <a:folHlink>
          <a:srgbClr val="0099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7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3399FF"/>
        </a:accent1>
        <a:accent2>
          <a:srgbClr val="99FFCC"/>
        </a:accent2>
        <a:accent3>
          <a:srgbClr val="FFFFFF"/>
        </a:accent3>
        <a:accent4>
          <a:srgbClr val="000000"/>
        </a:accent4>
        <a:accent5>
          <a:srgbClr val="ADCAFF"/>
        </a:accent5>
        <a:accent6>
          <a:srgbClr val="8AE7B9"/>
        </a:accent6>
        <a:hlink>
          <a:srgbClr val="CC00CC"/>
        </a:hlink>
        <a:folHlink>
          <a:srgbClr val="B2B2B2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CEEEAA-8A7D-44EA-8DF0-0300D058D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42</Pages>
  <Words>7376</Words>
  <Characters>42561</Characters>
  <Application>Microsoft Office Word</Application>
  <DocSecurity>0</DocSecurity>
  <Lines>8512</Lines>
  <Paragraphs>2377</Paragraphs>
  <ScaleCrop>false</ScaleCrop>
  <Company/>
  <LinksUpToDate>false</LinksUpToDate>
  <CharactersWithSpaces>47560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Lv, Harry (HangZhou)</dc:creator>
  <cp:lastModifiedBy>扬 邱</cp:lastModifiedBy>
  <cp:revision>5</cp:revision>
  <cp:lastPrinted>2022-10-25T01:08:00Z</cp:lastPrinted>
  <dcterms:created xsi:type="dcterms:W3CDTF">2026-05-21T09:47:00Z</dcterms:created>
  <dcterms:modified xsi:type="dcterms:W3CDTF">2026-05-21T12:23:00Z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eyJoZGlkIjoiM2EwNzViZDg3OWEyNDJjMTYwMTY5ODIyOTA0M2VhYmQiLCJ1c2VySWQiOiI0MDczODQxNTUifQ==</vt:lpwstr>
  </property>
  <property fmtid="{D5CDD505-2E9C-101B-9397-08002B2CF9AE}" pid="3" name="KSOProductBuildVer">
    <vt:lpwstr>2052-12.1.0.24657</vt:lpwstr>
  </property>
  <property fmtid="{D5CDD505-2E9C-101B-9397-08002B2CF9AE}" pid="4" name="ICV">
    <vt:lpwstr>AB5557D3AA1C4FD2B2BE09E542FCC7B3_13</vt:lpwstr>
  </property>
</Properties>
</file>